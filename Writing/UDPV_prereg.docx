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CEB4E" w14:textId="2BC63928" w:rsidR="00381226" w:rsidRDefault="00381226">
      <w:pPr>
        <w:rPr>
          <w:ins w:id="0" w:author="Jonathan Wood" w:date="2020-05-18T22:35:00Z"/>
          <w:b/>
          <w:bCs/>
          <w:u w:val="single"/>
        </w:rPr>
      </w:pPr>
      <w:ins w:id="1" w:author="Jonathan Wood" w:date="2020-05-18T22:35:00Z">
        <w:r>
          <w:rPr>
            <w:b/>
            <w:bCs/>
            <w:u w:val="single"/>
          </w:rPr>
          <w:t xml:space="preserve">Title: </w:t>
        </w:r>
      </w:ins>
      <w:ins w:id="2" w:author="Jonathan Wood" w:date="2020-05-19T08:33:00Z">
        <w:r w:rsidR="00750A29">
          <w:rPr>
            <w:b/>
            <w:bCs/>
            <w:u w:val="single"/>
          </w:rPr>
          <w:t xml:space="preserve">The Role of Movement Consistency in Use-Dependent </w:t>
        </w:r>
      </w:ins>
      <w:ins w:id="3" w:author="Jonathan Wood" w:date="2020-05-19T08:34:00Z">
        <w:r w:rsidR="00750A29">
          <w:rPr>
            <w:b/>
            <w:bCs/>
            <w:u w:val="single"/>
          </w:rPr>
          <w:t>Learning</w:t>
        </w:r>
      </w:ins>
    </w:p>
    <w:p w14:paraId="3452F1BF" w14:textId="78C50DB0" w:rsidR="00966CFC" w:rsidRDefault="00966CFC">
      <w:pPr>
        <w:rPr>
          <w:ins w:id="4" w:author="Jonathan Wood" w:date="2020-05-19T15:40:00Z"/>
        </w:rPr>
      </w:pPr>
    </w:p>
    <w:p w14:paraId="4A800581" w14:textId="5FEEF6BF" w:rsidR="00DA120F" w:rsidRPr="00031559" w:rsidRDefault="00DA120F">
      <w:pPr>
        <w:rPr>
          <w:b/>
          <w:bCs/>
          <w:u w:val="single"/>
        </w:rPr>
      </w:pPr>
      <w:r w:rsidRPr="00031559">
        <w:rPr>
          <w:b/>
          <w:bCs/>
          <w:u w:val="single"/>
        </w:rPr>
        <w:t>Introduction</w:t>
      </w:r>
    </w:p>
    <w:p w14:paraId="7EB01ECC" w14:textId="2292B048" w:rsidR="00DA120F" w:rsidRDefault="00DA120F"/>
    <w:p w14:paraId="3D8CBADA" w14:textId="638A5A5A" w:rsidR="00C901A9" w:rsidRDefault="009A0618">
      <w:r>
        <w:t>Practice</w:t>
      </w:r>
      <w:r w:rsidR="00305607">
        <w:t xml:space="preserve"> </w:t>
      </w:r>
      <w:ins w:id="5" w:author="Jonathan Wood" w:date="2020-05-18T22:27:00Z">
        <w:r w:rsidR="008F366D">
          <w:t>in the form of movement r</w:t>
        </w:r>
      </w:ins>
      <w:ins w:id="6" w:author="Jonathan Wood" w:date="2020-05-18T22:12:00Z">
        <w:r w:rsidR="00510D5B">
          <w:t xml:space="preserve">epetition </w:t>
        </w:r>
      </w:ins>
      <w:r>
        <w:t xml:space="preserve">is widely recognized as </w:t>
      </w:r>
      <w:r w:rsidR="00305607">
        <w:t>the most indispensable</w:t>
      </w:r>
      <w:r>
        <w:t xml:space="preserve"> component of motor skill acquisition </w:t>
      </w:r>
      <w:r w:rsidR="00510D5B">
        <w:fldChar w:fldCharType="begin"/>
      </w:r>
      <w:r w:rsidR="00510D5B">
        <w:instrText xml:space="preserve"> ADDIN ZOTERO_ITEM CSL_CITATION {"citationID":"KWEQJoEN","properties":{"formattedCitation":"(Schmidt and Lee, 2005)","plainCitation":"(Schmidt and Lee, 2005)","noteIndex":0},"citationItems":[{"id":1855,"uris":["http://zotero.org/users/5226272/items/NI6BRC48"],"uri":["http://zotero.org/users/5226272/items/NI6BRC48"],"itemData":{"id":1855,"type":"book","abstract":"Most of us have marveled at one time or another about how highly skilled performers in industry, sport, music, or dance seem to make their actions appear so simple and easy, performed with incredible efficiency, smoothness, style, and grace. Like the first three editions (Schmidt, 1982,1988; Schmidt &amp; Lee, 1999), the fourth edition of Motor Control and Learning: A Behavioral Emphasis was written for those who would like to understand how it is that these performers can achieve such artistry while we, as beginners in a similar task, are clumsy, inept, and unskilled. This book was written particularly as a textbook for university or college undergraduate and graduate students taking courses in human performance or motor learning, primarily in fields such as kinesiology or psychology. Students in other fields such as the neurosciences, physical and occupational therapy, biomedical or industrial engineering, and human factors/ergonomics will also find many of the concepts contained here to be of interest, as movement behavior is a part of all of them. And for those who are (or are becoming) practitioners in these fields, the principles of motor behavior outlined here should provide a solid basis for tasks such as designing human-machine systems, developing training programs in sport or industry, or teaching progressions in dance or music. The book is divided into three parts. Part I provides an introduction to research and fundamental concepts that are important to understanding motor behavior; Part II deals with motor control; and Part III deals with the acquisition of skill, or motor learning. (PsycINFO Database Record (c) 2016 APA, all rights reserved)","collection-title":"Motor control and learning: A behavioral emphasis, 4th ed","event-place":"Champaign, IL, US","ISBN":"978-0-7360-4258-1","note":"page: vi, 535","number-of-pages":"vi, 535","publisher":"Human Kinetics","publisher-place":"Champaign, IL, US","source":"APA PsycNET","title":"Motor control and learning: A behavioral emphasis, 4th ed","title-short":"Motor control and learning","author":[{"family":"Schmidt","given":"Richard A."},{"family":"Lee","given":"Timothy D."}],"issued":{"date-parts":[["2005"]]}}}],"schema":"https://github.com/citation-style-language/schema/raw/master/csl-citation.json"} </w:instrText>
      </w:r>
      <w:r w:rsidR="00510D5B">
        <w:fldChar w:fldCharType="separate"/>
      </w:r>
      <w:r w:rsidR="00510D5B" w:rsidRPr="00510D5B">
        <w:t>(Schmidt and Lee, 2005)</w:t>
      </w:r>
      <w:r w:rsidR="00510D5B">
        <w:fldChar w:fldCharType="end"/>
      </w:r>
      <w:r>
        <w:t xml:space="preserve">. </w:t>
      </w:r>
      <w:del w:id="7" w:author="Jonathan Wood" w:date="2020-05-18T22:27:00Z">
        <w:r w:rsidDel="008F366D">
          <w:delText>However</w:delText>
        </w:r>
      </w:del>
      <w:ins w:id="8" w:author="Jonathan Wood" w:date="2020-05-18T22:27:00Z">
        <w:r w:rsidR="008F366D">
          <w:t>Yet, even after a</w:t>
        </w:r>
      </w:ins>
      <w:ins w:id="9" w:author="Jonathan Wood" w:date="2020-05-18T22:28:00Z">
        <w:r w:rsidR="008F366D">
          <w:t>cquiring a</w:t>
        </w:r>
      </w:ins>
      <w:ins w:id="10" w:author="Jonathan Wood" w:date="2020-05-18T22:27:00Z">
        <w:r w:rsidR="008F366D">
          <w:t xml:space="preserve"> skill</w:t>
        </w:r>
      </w:ins>
      <w:ins w:id="11" w:author="Jonathan Wood" w:date="2020-05-18T22:29:00Z">
        <w:r w:rsidR="008F366D">
          <w:t>, repetition continues to play an important role</w:t>
        </w:r>
      </w:ins>
      <w:del w:id="12" w:author="Jonathan Wood" w:date="2020-05-18T22:28:00Z">
        <w:r w:rsidDel="008F366D">
          <w:delText>,</w:delText>
        </w:r>
      </w:del>
      <w:ins w:id="13" w:author="Jonathan Wood" w:date="2020-05-18T22:28:00Z">
        <w:r w:rsidR="008F366D">
          <w:t>.</w:t>
        </w:r>
      </w:ins>
      <w:r>
        <w:t xml:space="preserve"> </w:t>
      </w:r>
      <w:del w:id="14" w:author="Jonathan Wood" w:date="2020-05-18T22:28:00Z">
        <w:r w:rsidR="005F6476" w:rsidDel="008F366D">
          <w:delText xml:space="preserve">even after a skill </w:delText>
        </w:r>
        <w:r w:rsidR="00305607" w:rsidDel="008F366D">
          <w:delText xml:space="preserve">has been </w:delText>
        </w:r>
        <w:r w:rsidR="005F6476" w:rsidDel="008F366D">
          <w:delText>acquired</w:delText>
        </w:r>
      </w:del>
      <w:del w:id="15" w:author="Jonathan Wood" w:date="2020-05-18T22:26:00Z">
        <w:r w:rsidR="005F6476" w:rsidDel="008F366D">
          <w:delText xml:space="preserve">, </w:delText>
        </w:r>
        <w:r w:rsidR="00305607" w:rsidDel="008F366D">
          <w:delText xml:space="preserve">practice, in the form of movement </w:delText>
        </w:r>
        <w:r w:rsidR="000434DC" w:rsidDel="008F366D">
          <w:delText>repetition</w:delText>
        </w:r>
        <w:r w:rsidR="005F6476" w:rsidDel="008F366D">
          <w:delText xml:space="preserve"> </w:delText>
        </w:r>
        <w:r w:rsidR="00C74495" w:rsidDel="008F366D">
          <w:delText xml:space="preserve">continues to </w:delText>
        </w:r>
        <w:r w:rsidR="005F6476" w:rsidDel="008F366D">
          <w:delText>play an important role</w:delText>
        </w:r>
      </w:del>
      <w:del w:id="16" w:author="Jonathan Wood" w:date="2020-05-19T08:14:00Z">
        <w:r w:rsidR="005F6476" w:rsidDel="007B1EA8">
          <w:delText xml:space="preserve">. </w:delText>
        </w:r>
      </w:del>
      <w:r w:rsidR="005F6476">
        <w:t xml:space="preserve">For example, repetition </w:t>
      </w:r>
      <w:r w:rsidR="0096539F">
        <w:t>hastens the time</w:t>
      </w:r>
      <w:r w:rsidR="00C74495">
        <w:t xml:space="preserve"> required</w:t>
      </w:r>
      <w:r w:rsidR="0096539F">
        <w:t xml:space="preserve"> to</w:t>
      </w:r>
      <w:r w:rsidR="005F6476">
        <w:t xml:space="preserve"> </w:t>
      </w:r>
      <w:r w:rsidR="0096539F">
        <w:t>prepare a movement</w:t>
      </w:r>
      <w:r w:rsidR="005F6476">
        <w:t xml:space="preserve"> </w:t>
      </w:r>
      <w:r w:rsidR="005F6476">
        <w:fldChar w:fldCharType="begin"/>
      </w:r>
      <w:r w:rsidR="00173209">
        <w:instrText xml:space="preserve"> ADDIN ZOTERO_ITEM CSL_CITATION {"citationID":"xnOD68Jv","properties":{"formattedCitation":"(Mawase et al., 2018; Wong et al., 2017)","plainCitation":"(Mawase et al., 2018; Wong et al., 2017)","noteIndex":0},"citationItems":[{"id":1805,"uris":["http://zotero.org/users/5226272/items/CS6MUU7L"],"uri":["http://zotero.org/users/5226272/items/CS6MUU7L"],"itemData":{"id":1805,"type":"article-journal","abstract":"Our sensorimotor system appears to be inﬂuenced by the recent history of our movements. Repeating movements toward a particular direction is known to have a dramatic effect on involuntary movements elicited by cortical stimulation—a phenomenon that has been termed use-dependent plasticity. However, analogous effects of repetition on behavior have proven elusive. Here, we show that movement repetition enhances the generation of similar movements in the future by reducing the time required to select and prepare the repeated movement. We further show that this reaction time advantage for repeated movements is attributable to more rapid, but still ﬂexible, preparation of the repeated movement rather than anticipation and covert advance preparation of the previously repeated movement. Our ﬁndings demonstrate a powerful and beneﬁcial effect of movement repetition on response preparation, which may represent a behavioral counterpart to use-dependent plasticity effects in primary motor cortex.","container-title":"Cell Reports","DOI":"10.1016/j.celrep.2018.06.097","ISSN":"22111247","issue":"4","journalAbbreviation":"Cell Reports","language":"en","page":"801-808","source":"DOI.org (Crossref)","title":"Movement Repetition Facilitates Response Preparation","volume":"24","author":[{"family":"Mawase","given":"Firas"},{"family":"Lopez","given":"Daniel"},{"family":"Celnik","given":"Pablo A."},{"family":"Haith","given":"Adrian M."}],"issued":{"date-parts":[["2018",7]]}}},{"id":1367,"uris":["http://zotero.org/users/5226272/items/NVN32TU2"],"uri":["http://zotero.org/users/5226272/items/NVN32TU2"],"itemData":{"id":1367,"type":"article-journal","abstract":"Reaction times (RTs) are assumed to reflect the underlying computations required for making decisions and preparing actions. Recent work, however, has shown that movements can be initiated earlier than typically expressed without affecting performance; hence, the RT may be modulated by factors other than computation time. Consistent with that view, we demonstrated that RTs are influenced by prior experience: when a previously performed task required a specific RT to support task success, this biased the RTs in future tasks. This effect is similar to the use-dependent biases observed for other movement parameters such as speed or direction. Moreover, kinematic analyses revealed that these RT biases could occur without changing the underlying computations used to perform the action. Thus the RT is not solely determined by computational requirements but is an independent parameter that can be habitually set by prior experience.","container-title":"eLife","DOI":"10.7554/eLife.28075","ISSN":"2050-084X","journalAbbreviation":"Elife","language":"eng","note":"PMID: 28753125\nPMCID: PMC5582865","source":"PubMed","title":"Reaction times can reflect habits rather than computations","volume":"6","author":[{"family":"Wong","given":"Aaron L."},{"family":"Goldsmith","given":"Jeff"},{"family":"Forrence","given":"Alexander D."},{"family":"Haith","given":"Adrian M."},{"family":"Krakauer","given":"John W."}],"issued":{"date-parts":[["2017"]],"season":"28"}}}],"schema":"https://github.com/citation-style-language/schema/raw/master/csl-citation.json"} </w:instrText>
      </w:r>
      <w:r w:rsidR="005F6476">
        <w:fldChar w:fldCharType="separate"/>
      </w:r>
      <w:r w:rsidR="00173209" w:rsidRPr="00173209">
        <w:t>(Mawase et al., 2018; Wong et al., 2017)</w:t>
      </w:r>
      <w:r w:rsidR="005F6476">
        <w:fldChar w:fldCharType="end"/>
      </w:r>
      <w:r w:rsidR="000434DC">
        <w:t xml:space="preserve">, increases movement speed </w:t>
      </w:r>
      <w:r w:rsidR="000434DC">
        <w:fldChar w:fldCharType="begin"/>
      </w:r>
      <w:r w:rsidR="000434DC">
        <w:instrText xml:space="preserve"> ADDIN ZOTERO_ITEM CSL_CITATION {"citationID":"JVZfXeaT","properties":{"formattedCitation":"(Hammerbeck et al., 2014)","plainCitation":"(Hammerbeck et al., 2014)","noteIndex":0},"citationItems":[{"id":1432,"uris":["http://zotero.org/users/5226272/items/WMZCZSLU"],"uri":["http://zotero.org/users/5226272/items/WMZCZSLU"],"itemData":{"id":1432,"type":"article-journal","abstract":"How does the motor system choose the speed for any given movement? Many current models assume a process that finds the optimal balance between the costs of moving fast and the rewards of achieving the goal. Here, we show that such models also need to take into account a prior representation of preferred movement speed, which can be changed by prolonged practice. In a time-constrained reaching task, human participants made 25-cm reaching movements within 300, 500, 700, or 900 ms. They were then trained for 3 days to execute the movement at either the slowest (900-ms) or fastest (300-ms) speed. When retested on the 4th day, movements executed under all four time constraints were biased toward the speed of the trained movement. In addition, trial-to-trial variation in speed of the trained movement was significantly reduced. These findings are indicative of a use-dependent mechanism that biases the selection of speed. Reduced speed variability was also associated with reduced errors in movement amplitude for the fast training group, which generalized nearly fully to a new movement direction. In contrast, changes in perpendicular error were specific to the trained direction. In sum, our results suggest the existence of a relatively stable but modifiable prior of preferred movement speed that influences the choice of movement speed under a range of task constraints.","container-title":"Journal of Neurophysiology","DOI":"10.1152/jn.00522.2013","ISSN":"0022-3077, 1522-1598","issue":"1","journalAbbreviation":"Journal of Neurophysiology","language":"en","page":"128-134","source":"DOI.org (Crossref)","title":"Movement speed is biased by prior experience","volume":"111","author":[{"family":"Hammerbeck","given":"Ulrike"},{"family":"Yousif","given":"Nada"},{"family":"Greenwood","given":"Richard"},{"family":"Rothwell","given":"John C."},{"family":"Diedrichsen","given":"Jörn"}],"issued":{"date-parts":[["2014",1,1]]}}}],"schema":"https://github.com/citation-style-language/schema/raw/master/csl-citation.json"} </w:instrText>
      </w:r>
      <w:r w:rsidR="000434DC">
        <w:fldChar w:fldCharType="separate"/>
      </w:r>
      <w:r w:rsidR="000434DC" w:rsidRPr="000434DC">
        <w:t>(Hammerbeck et al., 2014)</w:t>
      </w:r>
      <w:r w:rsidR="000434DC">
        <w:fldChar w:fldCharType="end"/>
      </w:r>
      <w:r w:rsidR="000434DC">
        <w:t xml:space="preserve"> and biases future movements in the direction of the repeated movements </w:t>
      </w:r>
      <w:r w:rsidR="000434DC">
        <w:fldChar w:fldCharType="begin"/>
      </w:r>
      <w:r w:rsidR="000434DC">
        <w:instrText xml:space="preserve"> ADDIN ZOTERO_ITEM CSL_CITATION {"citationID":"IKIuJwEa","properties":{"formattedCitation":"(Classen et al., 1998; Diedrichsen et al., 2010)","plainCitation":"(Classen et al., 1998; Diedrichsen et al., 2010)","noteIndex":0},"citationItems":[{"id":425,"uris":["http://zotero.org/users/5226272/items/KR9ISDEJ"],"uri":["http://zotero.org/users/5226272/items/KR9ISDEJ"],"itemData":{"id":425,"type":"article-journal","container-title":"Journal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0434DC">
        <w:fldChar w:fldCharType="separate"/>
      </w:r>
      <w:r w:rsidR="000434DC" w:rsidRPr="00F75235">
        <w:t>(Classen et al., 1998; Diedrichsen et al., 2010)</w:t>
      </w:r>
      <w:r w:rsidR="000434DC">
        <w:fldChar w:fldCharType="end"/>
      </w:r>
      <w:r w:rsidR="000434DC">
        <w:t xml:space="preserve">. </w:t>
      </w:r>
      <w:commentRangeStart w:id="17"/>
      <w:del w:id="18" w:author="Jonathan Wood" w:date="2020-05-18T22:40:00Z">
        <w:r w:rsidR="008A69FA" w:rsidDel="00381226">
          <w:delText xml:space="preserve">This </w:delText>
        </w:r>
        <w:r w:rsidR="0096539F" w:rsidDel="00381226">
          <w:delText>may</w:delText>
        </w:r>
        <w:r w:rsidR="008A69FA" w:rsidDel="00381226">
          <w:delText xml:space="preserve"> explain why a professional basketball player continues to practice catching and shooting a jump shot even after taking thousands of practice shots throughout a career</w:delText>
        </w:r>
        <w:commentRangeEnd w:id="17"/>
        <w:r w:rsidR="00381226" w:rsidDel="00381226">
          <w:rPr>
            <w:rStyle w:val="CommentReference"/>
          </w:rPr>
          <w:commentReference w:id="17"/>
        </w:r>
        <w:r w:rsidR="008A69FA" w:rsidDel="00381226">
          <w:delText xml:space="preserve">. </w:delText>
        </w:r>
      </w:del>
      <w:ins w:id="19" w:author="Jonathan Wood" w:date="2020-05-18T22:37:00Z">
        <w:r w:rsidR="00381226">
          <w:t>This may explain why a sprinter continues to practice her strid</w:t>
        </w:r>
      </w:ins>
      <w:ins w:id="20" w:author="Jonathan Wood" w:date="2020-05-18T22:39:00Z">
        <w:r w:rsidR="00381226">
          <w:t xml:space="preserve">e </w:t>
        </w:r>
      </w:ins>
      <w:ins w:id="21" w:author="Jonathan Wood" w:date="2020-05-19T12:45:00Z">
        <w:r w:rsidR="003F6E97">
          <w:t xml:space="preserve">timing </w:t>
        </w:r>
      </w:ins>
      <w:ins w:id="22" w:author="Jonathan Wood" w:date="2020-05-18T22:40:00Z">
        <w:r w:rsidR="00381226">
          <w:t xml:space="preserve">years after she initially learned how to sprint. </w:t>
        </w:r>
      </w:ins>
      <w:r w:rsidR="00297946">
        <w:t>However,</w:t>
      </w:r>
      <w:r w:rsidR="00031CA2">
        <w:t xml:space="preserve"> since</w:t>
      </w:r>
      <w:r w:rsidR="00297946">
        <w:t xml:space="preserve"> </w:t>
      </w:r>
      <w:r w:rsidR="00F246B2">
        <w:t>no</w:t>
      </w:r>
      <w:r w:rsidR="00297946">
        <w:t xml:space="preserve"> </w:t>
      </w:r>
      <w:r w:rsidR="003306F0">
        <w:t xml:space="preserve">two </w:t>
      </w:r>
      <w:r w:rsidR="00297946">
        <w:t>movement</w:t>
      </w:r>
      <w:r w:rsidR="003306F0">
        <w:t>s</w:t>
      </w:r>
      <w:r w:rsidR="00F246B2">
        <w:t xml:space="preserve"> </w:t>
      </w:r>
      <w:r w:rsidR="003306F0">
        <w:t>can ever be identical</w:t>
      </w:r>
      <w:r w:rsidR="00031CA2">
        <w:t xml:space="preserve">, </w:t>
      </w:r>
      <w:r w:rsidR="00C901A9">
        <w:t xml:space="preserve">how </w:t>
      </w:r>
      <w:r w:rsidR="00677EEB">
        <w:t xml:space="preserve">consistent must the </w:t>
      </w:r>
      <w:del w:id="23" w:author="Jonathan Wood" w:date="2020-05-18T22:40:00Z">
        <w:r w:rsidR="00980663" w:rsidDel="00381226">
          <w:delText xml:space="preserve">basketball </w:delText>
        </w:r>
      </w:del>
      <w:ins w:id="24" w:author="Jonathan Wood" w:date="2020-05-18T22:40:00Z">
        <w:r w:rsidR="00381226">
          <w:t xml:space="preserve">sprinters’ </w:t>
        </w:r>
      </w:ins>
      <w:del w:id="25" w:author="Jonathan Wood" w:date="2020-05-18T22:40:00Z">
        <w:r w:rsidR="00980663" w:rsidDel="00381226">
          <w:delText>players</w:delText>
        </w:r>
      </w:del>
      <w:r w:rsidR="00980663">
        <w:t xml:space="preserve"> </w:t>
      </w:r>
      <w:del w:id="26" w:author="Jonathan Wood" w:date="2020-05-18T22:33:00Z">
        <w:r w:rsidR="00677EEB" w:rsidDel="00381226">
          <w:delText xml:space="preserve">movements </w:delText>
        </w:r>
      </w:del>
      <w:ins w:id="27" w:author="Jonathan Wood" w:date="2020-05-18T22:40:00Z">
        <w:r w:rsidR="00381226">
          <w:t>strides</w:t>
        </w:r>
      </w:ins>
      <w:ins w:id="28" w:author="Jonathan Wood" w:date="2020-05-18T22:33:00Z">
        <w:r w:rsidR="00381226">
          <w:t xml:space="preserve"> </w:t>
        </w:r>
      </w:ins>
      <w:r w:rsidR="00677EEB">
        <w:t xml:space="preserve">be during practice to engage </w:t>
      </w:r>
      <w:ins w:id="29" w:author="Jonathan Wood" w:date="2020-05-19T12:46:00Z">
        <w:r w:rsidR="003F6E97">
          <w:t>the</w:t>
        </w:r>
      </w:ins>
      <w:del w:id="30" w:author="Jonathan Wood" w:date="2020-05-19T12:46:00Z">
        <w:r w:rsidR="00677EEB" w:rsidDel="003F6E97">
          <w:delText>a</w:delText>
        </w:r>
      </w:del>
      <w:r w:rsidR="00677EEB">
        <w:t xml:space="preserve"> </w:t>
      </w:r>
      <w:r w:rsidR="00F246B2">
        <w:t>repetition-based learning</w:t>
      </w:r>
      <w:r w:rsidR="00C901A9">
        <w:t xml:space="preserve"> process?</w:t>
      </w:r>
    </w:p>
    <w:p w14:paraId="139CE9A6" w14:textId="05BC4CF1" w:rsidR="008E5543" w:rsidRDefault="008E5543"/>
    <w:p w14:paraId="1640AE0E" w14:textId="4BCF42DC" w:rsidR="00EC0631" w:rsidRDefault="00757D6B" w:rsidP="00EC0631">
      <w:r>
        <w:t>Most</w:t>
      </w:r>
      <w:r w:rsidR="00345474">
        <w:t xml:space="preserve"> </w:t>
      </w:r>
      <w:r>
        <w:t>motor learning studies probing the</w:t>
      </w:r>
      <w:ins w:id="31" w:author="Jonathan Wood" w:date="2020-05-19T12:46:00Z">
        <w:r w:rsidR="003F6E97">
          <w:t xml:space="preserve"> repetition based learning process:</w:t>
        </w:r>
      </w:ins>
      <w:r>
        <w:t xml:space="preserve"> use-dependent </w:t>
      </w:r>
      <w:del w:id="32" w:author="Jonathan Wood" w:date="2020-05-19T12:47:00Z">
        <w:r w:rsidDel="003F6E97">
          <w:delText>process</w:delText>
        </w:r>
        <w:r w:rsidR="002807A6" w:rsidDel="003F6E97">
          <w:delText xml:space="preserve"> </w:delText>
        </w:r>
      </w:del>
      <w:ins w:id="33" w:author="Jonathan Wood" w:date="2020-05-19T12:47:00Z">
        <w:r w:rsidR="003F6E97">
          <w:t xml:space="preserve">plasticity </w:t>
        </w:r>
      </w:ins>
      <w:r w:rsidR="002807A6">
        <w:t>(UDP)</w:t>
      </w:r>
      <w:r>
        <w:t xml:space="preserve"> </w:t>
      </w:r>
      <w:r w:rsidR="00345474">
        <w:t xml:space="preserve">have </w:t>
      </w:r>
      <w:r w:rsidR="00EC0631">
        <w:t>examined the phenomenon during</w:t>
      </w:r>
      <w:r w:rsidR="00345474">
        <w:t xml:space="preserve"> upper-extremity movements</w:t>
      </w:r>
      <w:r w:rsidR="0096539F">
        <w:t xml:space="preserve"> </w:t>
      </w:r>
      <w:r w:rsidR="00510D5B">
        <w:fldChar w:fldCharType="begin"/>
      </w:r>
      <w:r w:rsidR="00510D5B">
        <w:instrText xml:space="preserve"> ADDIN ZOTERO_ITEM CSL_CITATION {"citationID":"8oSfQUfW","properties":{"formattedCitation":"(Classen et al., 1998; Diedrichsen et al., 2010; Orban de Xivry et al., 2011; Verstynen and Sabes, 2011)","plainCitation":"(Classen et al., 1998; Diedrichsen et al., 2010; Orban de Xivry et al., 2011; Verstynen and Sabes, 2011)","noteIndex":0},"citationItems":[{"id":425,"uris":["http://zotero.org/users/5226272/items/KR9ISDEJ"],"uri":["http://zotero.org/users/5226272/items/KR9ISDEJ"],"itemData":{"id":425,"type":"article-journal","container-title":"Journal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1250,"uris":["http://zotero.org/users/5226272/items/59LPW5PV"],"uri":["http://zotero.org/users/5226272/items/59LPW5PV"],"itemData":{"id":1250,"type":"article-journal","container-title":"Cerebral Cortex","DOI":"10.1093/cercor/bhq192","ISSN":"1047-3211, 1460-2199","issue":"7","journalAbbreviation":"Cereb Cortex","language":"en","page":"1475-1484","source":"DOI.org (Crossref)","title":"Contributions of the motor cortex to adaptive control of reaching depend on the perturbation schedule","volume":"21","author":[{"family":"Orban de Xivry","given":"J.-J."},{"family":"Criscimagna-Hemminger","given":"S. E."},{"family":"Shadmehr","given":"R."}],"issued":{"date-parts":[["2011",7,1]]}}},{"id":266,"uris":["http://zotero.org/users/5226272/items/U7A6FUTI"],"uri":["http://zotero.org/users/5226272/items/U7A6FUTI"],"itemData":{"id":266,"type":"article-journal","container-title":"Journal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510D5B">
        <w:fldChar w:fldCharType="separate"/>
      </w:r>
      <w:r w:rsidR="00510D5B" w:rsidRPr="00510D5B">
        <w:t>(Classen et al., 1998; Diedrichsen et al., 2010; Orban de Xivry et al., 2011; Verstynen and Sabes, 2011)</w:t>
      </w:r>
      <w:r w:rsidR="00510D5B">
        <w:fldChar w:fldCharType="end"/>
      </w:r>
      <w:r w:rsidR="00345474">
        <w:t xml:space="preserve">. The relatively sparse literature on UDP in locomotion is surprising, given the </w:t>
      </w:r>
      <w:r w:rsidR="0096539F">
        <w:t xml:space="preserve">highly </w:t>
      </w:r>
      <w:r w:rsidR="00345474">
        <w:t>repetitive nature of w</w:t>
      </w:r>
      <w:r w:rsidR="0086160D">
        <w:t xml:space="preserve">alking. </w:t>
      </w:r>
      <w:r w:rsidR="00345474">
        <w:t>Locomotion</w:t>
      </w:r>
      <w:r w:rsidR="0086160D">
        <w:t xml:space="preserve"> is</w:t>
      </w:r>
      <w:r w:rsidR="00345474">
        <w:t>, by definition,</w:t>
      </w:r>
      <w:r w:rsidR="0086160D">
        <w:t xml:space="preserve"> </w:t>
      </w:r>
      <w:r w:rsidR="00345474">
        <w:t>the</w:t>
      </w:r>
      <w:r w:rsidR="0086160D">
        <w:t xml:space="preserve"> </w:t>
      </w:r>
      <w:r w:rsidR="00345474">
        <w:t xml:space="preserve">repetition of </w:t>
      </w:r>
      <w:r w:rsidR="0086160D">
        <w:t>a</w:t>
      </w:r>
      <w:r w:rsidR="00345474">
        <w:t xml:space="preserve"> cyclical movement</w:t>
      </w:r>
      <w:r w:rsidR="0086160D">
        <w:t xml:space="preserve"> pattern</w:t>
      </w:r>
      <w:r w:rsidR="00345474">
        <w:t xml:space="preserve"> until arriving at the </w:t>
      </w:r>
      <w:r w:rsidR="0086160D">
        <w:t>destination. On the other hand, reaching for an object</w:t>
      </w:r>
      <w:r w:rsidR="003B09A4">
        <w:t>,</w:t>
      </w:r>
      <w:r w:rsidR="00345474">
        <w:t xml:space="preserve"> </w:t>
      </w:r>
      <w:r w:rsidR="003B09A4">
        <w:t>such as</w:t>
      </w:r>
      <w:r w:rsidR="00345474">
        <w:t xml:space="preserve"> a glass of water, is </w:t>
      </w:r>
      <w:r w:rsidR="003B09A4">
        <w:t xml:space="preserve">discrete and is </w:t>
      </w:r>
      <w:r w:rsidR="0086160D">
        <w:t xml:space="preserve">usually </w:t>
      </w:r>
      <w:r w:rsidR="00345474">
        <w:t>accomplished in one movement</w:t>
      </w:r>
      <w:r w:rsidR="0086160D">
        <w:t>.</w:t>
      </w:r>
      <w:r w:rsidR="009B3411">
        <w:t xml:space="preserve"> </w:t>
      </w:r>
      <w:r w:rsidR="00510D5B">
        <w:t>Indeed, fast reaching is plann</w:t>
      </w:r>
      <w:ins w:id="34" w:author="Jonathan Wood" w:date="2020-05-18T22:41:00Z">
        <w:r w:rsidR="00EE6EFE">
          <w:t>ed</w:t>
        </w:r>
      </w:ins>
      <w:del w:id="35" w:author="Jonathan Wood" w:date="2020-05-18T22:41:00Z">
        <w:r w:rsidR="00510D5B" w:rsidDel="00EE6EFE">
          <w:delText>ing</w:delText>
        </w:r>
      </w:del>
      <w:r w:rsidR="00510D5B">
        <w:t xml:space="preserve"> and fully specified prior to movement initiation </w:t>
      </w:r>
      <w:r w:rsidR="00510D5B">
        <w:fldChar w:fldCharType="begin"/>
      </w:r>
      <w:r w:rsidR="00510D5B">
        <w:instrText xml:space="preserve"> ADDIN ZOTERO_ITEM CSL_CITATION {"citationID":"brJ2l10u","properties":{"formattedCitation":"(Shadmehr and Wise, 2005)","plainCitation":"(Shadmehr and Wise, 2005)","noteIndex":0},"citationItems":[{"id":1857,"uris":["http://zotero.org/users/5226272/items/64CR2ADZ"],"uri":["http://zotero.org/users/5226272/items/64CR2ADZ"],"itemData":{"id":1857,"type":"book","event-place":"Cambridge, Mass","ISBN":"978-0-262-19508-9","language":"English","note":"OCLC: 981050937","publisher":"The MIT Press","publisher-place":"Cambridge, Mass","source":"Open WorldCat","title":"The computational neurobiology of reaching and pointing a foundation for motor learning","author":[{"family":"Shadmehr","given":"Reza"},{"family":"Wise","given":"Steven P"}],"issued":{"date-parts":[["2005"]]}}}],"schema":"https://github.com/citation-style-language/schema/raw/master/csl-citation.json"} </w:instrText>
      </w:r>
      <w:r w:rsidR="00510D5B">
        <w:fldChar w:fldCharType="separate"/>
      </w:r>
      <w:r w:rsidR="00510D5B" w:rsidRPr="00510D5B">
        <w:t>(Shadmehr and Wise, 2005)</w:t>
      </w:r>
      <w:r w:rsidR="00510D5B">
        <w:fldChar w:fldCharType="end"/>
      </w:r>
      <w:r w:rsidR="00510D5B">
        <w:t xml:space="preserve">. </w:t>
      </w:r>
      <w:r w:rsidR="009B3411">
        <w:t xml:space="preserve">The cyclical, repetitive nature of walking creates an excellent opportunity to study the use-dependent learning process. </w:t>
      </w:r>
      <w:r w:rsidR="00565ACF">
        <w:t>A</w:t>
      </w:r>
      <w:r w:rsidR="009B3411">
        <w:t xml:space="preserve"> recent study </w:t>
      </w:r>
      <w:ins w:id="36" w:author="Jonathan Wood" w:date="2020-05-18T22:42:00Z">
        <w:r w:rsidR="00EE6EFE">
          <w:t>demonstrated</w:t>
        </w:r>
      </w:ins>
      <w:ins w:id="37" w:author="Jonathan Wood" w:date="2020-05-18T22:23:00Z">
        <w:r w:rsidR="008F366D">
          <w:t xml:space="preserve"> that use-dependent biases play a role in walking. </w:t>
        </w:r>
      </w:ins>
      <w:del w:id="38" w:author="Jonathan Wood" w:date="2020-05-18T22:23:00Z">
        <w:r w:rsidR="009B3411" w:rsidDel="008F366D">
          <w:delText>used</w:delText>
        </w:r>
        <w:r w:rsidR="00B7311C" w:rsidDel="008F366D">
          <w:delText xml:space="preserve"> </w:delText>
        </w:r>
        <w:r w:rsidR="00031CA2" w:rsidDel="008F366D">
          <w:delText>v</w:delText>
        </w:r>
      </w:del>
      <w:ins w:id="39" w:author="Jonathan Wood" w:date="2020-05-18T22:23:00Z">
        <w:r w:rsidR="008F366D">
          <w:t>V</w:t>
        </w:r>
      </w:ins>
      <w:r w:rsidR="00031CA2">
        <w:t xml:space="preserve">isual </w:t>
      </w:r>
      <w:r w:rsidR="00EC0631">
        <w:t xml:space="preserve">targets </w:t>
      </w:r>
      <w:ins w:id="40" w:author="Jonathan Wood" w:date="2020-05-18T22:23:00Z">
        <w:r w:rsidR="008F366D">
          <w:t xml:space="preserve">were used </w:t>
        </w:r>
      </w:ins>
      <w:r w:rsidR="009B3411">
        <w:t xml:space="preserve">to </w:t>
      </w:r>
      <w:r w:rsidR="00EC0631">
        <w:t xml:space="preserve">guide participants into walking with </w:t>
      </w:r>
      <w:r w:rsidR="009B3411">
        <w:t>an asymmetr</w:t>
      </w:r>
      <w:r w:rsidR="00EC0631">
        <w:t>y</w:t>
      </w:r>
      <w:r w:rsidR="00E74E5A">
        <w:t xml:space="preserve"> </w:t>
      </w:r>
      <w:r w:rsidR="009B3411">
        <w:t>(i.e. a limp)</w:t>
      </w:r>
      <w:r w:rsidR="00EC0631">
        <w:t>.</w:t>
      </w:r>
      <w:r w:rsidR="009B3411">
        <w:t xml:space="preserve"> </w:t>
      </w:r>
      <w:r w:rsidR="00E74E5A">
        <w:t xml:space="preserve">Practicing this </w:t>
      </w:r>
      <w:r w:rsidR="00EC0631">
        <w:t xml:space="preserve">asymmetric walking pattern </w:t>
      </w:r>
      <w:r w:rsidR="00E74E5A">
        <w:t xml:space="preserve">caused </w:t>
      </w:r>
      <w:r w:rsidR="002807A6">
        <w:t xml:space="preserve">a </w:t>
      </w:r>
      <w:r w:rsidR="00EC0631">
        <w:t>use-dependent bias</w:t>
      </w:r>
      <w:r w:rsidR="0096539F">
        <w:t>:</w:t>
      </w:r>
      <w:r w:rsidR="002807A6">
        <w:t xml:space="preserve"> </w:t>
      </w:r>
      <w:r w:rsidR="000C1E7C">
        <w:t>when</w:t>
      </w:r>
      <w:r w:rsidR="00EC0631">
        <w:t xml:space="preserve"> all visual feedback was removed and participants were instructed to “walk normally”</w:t>
      </w:r>
      <w:r w:rsidR="0096539F">
        <w:t>, participants demonstrated a small, but persistent aftereffect resembling the practiced limp</w:t>
      </w:r>
      <w:ins w:id="41" w:author="Jonathan Wood" w:date="2020-05-19T15:28:00Z">
        <w:r w:rsidR="003363A7">
          <w:t xml:space="preserve"> (Wood et al., 2020)</w:t>
        </w:r>
      </w:ins>
      <w:r w:rsidR="000C1E7C">
        <w:t>.</w:t>
      </w:r>
      <w:ins w:id="42" w:author="Jonathan Wood" w:date="2020-05-19T12:51:00Z">
        <w:r w:rsidR="00A73CED">
          <w:t xml:space="preserve"> </w:t>
        </w:r>
      </w:ins>
      <w:del w:id="43" w:author="Jonathan Wood" w:date="2020-05-19T15:28:00Z">
        <w:r w:rsidR="000C1E7C" w:rsidDel="003363A7">
          <w:delText xml:space="preserve"> </w:delText>
        </w:r>
      </w:del>
      <w:del w:id="44" w:author="Jonathan Wood" w:date="2020-05-18T22:24:00Z">
        <w:r w:rsidR="000C1E7C" w:rsidDel="008F366D">
          <w:delText xml:space="preserve">This study </w:delText>
        </w:r>
      </w:del>
      <w:del w:id="45" w:author="Jonathan Wood" w:date="2020-05-18T22:23:00Z">
        <w:r w:rsidR="002867D9" w:rsidDel="008F366D">
          <w:delText>indicates that</w:delText>
        </w:r>
        <w:r w:rsidR="000C1E7C" w:rsidDel="008F366D">
          <w:delText xml:space="preserve"> use-dependent bias</w:delText>
        </w:r>
        <w:r w:rsidR="002807A6" w:rsidDel="008F366D">
          <w:delText>es</w:delText>
        </w:r>
        <w:r w:rsidR="000C1E7C" w:rsidDel="008F366D">
          <w:delText xml:space="preserve"> </w:delText>
        </w:r>
        <w:r w:rsidR="002867D9" w:rsidDel="008F366D">
          <w:delText>also play a role</w:delText>
        </w:r>
        <w:r w:rsidR="000C1E7C" w:rsidDel="008F366D">
          <w:delText xml:space="preserve"> in walking</w:delText>
        </w:r>
        <w:r w:rsidR="002867D9" w:rsidDel="008F366D">
          <w:delText>.</w:delText>
        </w:r>
        <w:r w:rsidR="000C1E7C" w:rsidDel="008F366D">
          <w:delText xml:space="preserve"> </w:delText>
        </w:r>
      </w:del>
      <w:ins w:id="46" w:author="Jonathan Wood" w:date="2020-05-18T23:12:00Z">
        <w:r w:rsidR="005B0478">
          <w:t xml:space="preserve">However, since normal </w:t>
        </w:r>
      </w:ins>
      <w:ins w:id="47" w:author="Jonathan Wood" w:date="2020-05-18T23:13:00Z">
        <w:r w:rsidR="005B0478">
          <w:t>movement</w:t>
        </w:r>
      </w:ins>
      <w:ins w:id="48" w:author="Jonathan Wood" w:date="2020-05-18T23:12:00Z">
        <w:r w:rsidR="005B0478">
          <w:t xml:space="preserve"> is variable,</w:t>
        </w:r>
      </w:ins>
      <w:del w:id="49" w:author="Jonathan Wood" w:date="2020-05-18T23:10:00Z">
        <w:r w:rsidR="002867D9" w:rsidDel="005B0478">
          <w:delText>However,</w:delText>
        </w:r>
        <w:r w:rsidR="000C1E7C" w:rsidDel="005B0478">
          <w:delText xml:space="preserve"> </w:delText>
        </w:r>
        <w:r w:rsidR="002867D9" w:rsidDel="005B0478">
          <w:delText xml:space="preserve">as </w:delText>
        </w:r>
        <w:r w:rsidR="000C1E7C" w:rsidDel="005B0478">
          <w:delText>walking is more variable than reaching</w:delText>
        </w:r>
        <w:r w:rsidR="002867D9" w:rsidDel="005B0478">
          <w:delText xml:space="preserve"> (citation?)</w:delText>
        </w:r>
        <w:r w:rsidR="000C1E7C" w:rsidDel="005B0478">
          <w:delText>,</w:delText>
        </w:r>
      </w:del>
      <w:r w:rsidR="000C1E7C">
        <w:t xml:space="preserve"> it is unclear how consistent the practice must be to activate the use-dependent </w:t>
      </w:r>
      <w:r w:rsidR="002807A6">
        <w:t>process</w:t>
      </w:r>
      <w:r w:rsidR="000C1E7C">
        <w:t xml:space="preserve">. </w:t>
      </w:r>
    </w:p>
    <w:p w14:paraId="221ABD9A" w14:textId="77777777" w:rsidR="00565ACF" w:rsidRDefault="00565ACF"/>
    <w:p w14:paraId="0E713808" w14:textId="57D3427F" w:rsidR="006522EE" w:rsidDel="008F366D" w:rsidRDefault="00794216">
      <w:pPr>
        <w:rPr>
          <w:del w:id="50" w:author="Jonathan Wood" w:date="2020-05-18T22:24:00Z"/>
        </w:rPr>
      </w:pPr>
      <w:r>
        <w:t xml:space="preserve">Here, through computational modeling, simulations, and a series of behavioral experiments, we directly tackle the question of how the consistency of movement patterns impacts use-dependent learning. We first provide two distinct computational accounts of how UDP </w:t>
      </w:r>
      <w:r w:rsidR="002867D9">
        <w:t xml:space="preserve">may </w:t>
      </w:r>
      <w:r>
        <w:t>arise</w:t>
      </w:r>
      <w:r w:rsidR="00A94B48">
        <w:t xml:space="preserve">. In </w:t>
      </w:r>
      <w:r w:rsidR="002867D9">
        <w:t xml:space="preserve">the </w:t>
      </w:r>
      <w:r w:rsidR="00B85A88">
        <w:t xml:space="preserve">Adaptive </w:t>
      </w:r>
      <w:r>
        <w:t>Bayesian model</w:t>
      </w:r>
      <w:r w:rsidR="00A94B48">
        <w:t xml:space="preserve">, adopted from a study of reaching </w:t>
      </w:r>
      <w:r w:rsidR="00B85A88">
        <w:fldChar w:fldCharType="begin"/>
      </w:r>
      <w:r w:rsidR="00B85A88">
        <w:instrText xml:space="preserve"> ADDIN ZOTERO_ITEM CSL_CITATION {"citationID":"FDB6KaRZ","properties":{"formattedCitation":"(Verstynen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B85A88">
        <w:fldChar w:fldCharType="separate"/>
      </w:r>
      <w:r w:rsidR="00B85A88" w:rsidRPr="00B85A88">
        <w:t>(Verstynen and Sabes, 2011)</w:t>
      </w:r>
      <w:r w:rsidR="00B85A88">
        <w:fldChar w:fldCharType="end"/>
      </w:r>
      <w:r w:rsidR="00A94B48">
        <w:t xml:space="preserve">, UDP is framed as a process </w:t>
      </w:r>
      <w:r w:rsidR="00713B83">
        <w:t xml:space="preserve">which combines </w:t>
      </w:r>
      <w:r w:rsidR="00A94B48">
        <w:t xml:space="preserve">quickly adapting prior probabilities of target (step) locations with current sensory estimates of where to step. </w:t>
      </w:r>
      <w:r w:rsidR="007C3D1D">
        <w:t>Thus, the magnitude of use-dependent bias</w:t>
      </w:r>
      <w:del w:id="51" w:author="Jonathan Wood" w:date="2020-05-18T22:44:00Z">
        <w:r w:rsidR="007C3D1D" w:rsidDel="00EE6EFE">
          <w:delText>es</w:delText>
        </w:r>
      </w:del>
      <w:r w:rsidR="007C3D1D">
        <w:t xml:space="preserve"> is directly related to the consistency of the environment, or target locations. Our second model involves</w:t>
      </w:r>
      <w:r w:rsidR="00A94B48">
        <w:t xml:space="preserve"> </w:t>
      </w:r>
      <w:r w:rsidR="007C3D1D">
        <w:t>two processes acting in parallel: a</w:t>
      </w:r>
      <w:r w:rsidR="00A94B48">
        <w:t xml:space="preserve"> strategic learning </w:t>
      </w:r>
      <w:r w:rsidR="007C3D1D">
        <w:t xml:space="preserve">process that is active when the goal is to match step lengths to </w:t>
      </w:r>
      <w:r w:rsidR="00A94B48">
        <w:t xml:space="preserve">visual targets (process 1), and </w:t>
      </w:r>
      <w:r w:rsidR="007C3D1D">
        <w:t>in parallel, a slow</w:t>
      </w:r>
      <w:r w:rsidR="00EE2D65">
        <w:t>ly updating</w:t>
      </w:r>
      <w:r w:rsidR="007C3D1D">
        <w:t xml:space="preserve"> UDP process that biases movements in the direction of </w:t>
      </w:r>
      <w:r w:rsidR="00EE2D65">
        <w:t xml:space="preserve">immediately preceding </w:t>
      </w:r>
      <w:r w:rsidR="007C3D1D">
        <w:t>movements</w:t>
      </w:r>
      <w:r w:rsidR="00EE2D65">
        <w:t xml:space="preserve"> </w:t>
      </w:r>
      <w:r w:rsidR="00EE2D65">
        <w:fldChar w:fldCharType="begin"/>
      </w:r>
      <w:r w:rsidR="00EE2D65">
        <w:instrText xml:space="preserve"> ADDIN ZOTERO_ITEM CSL_CITATION {"citationID":"2fFJ5Ebo","properties":{"formattedCitation":"(Diedrichsen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EE2D65">
        <w:fldChar w:fldCharType="separate"/>
      </w:r>
      <w:r w:rsidR="00EE2D65" w:rsidRPr="00291398">
        <w:t>(</w:t>
      </w:r>
      <w:ins w:id="52" w:author="Jonathan Wood" w:date="2020-05-18T22:49:00Z">
        <w:r w:rsidR="00AA1601">
          <w:t>p</w:t>
        </w:r>
      </w:ins>
      <w:ins w:id="53" w:author="Jonathan Wood" w:date="2020-05-18T22:44:00Z">
        <w:r w:rsidR="00EE6EFE">
          <w:t xml:space="preserve">rocess 2; </w:t>
        </w:r>
      </w:ins>
      <w:r w:rsidR="00EE2D65" w:rsidRPr="00291398">
        <w:t>Diedrichsen et al., 2010)</w:t>
      </w:r>
      <w:r w:rsidR="00EE2D65">
        <w:fldChar w:fldCharType="end"/>
      </w:r>
      <w:r w:rsidR="007C3D1D">
        <w:t xml:space="preserve">. Critically, our two-process model is much less sensitive to the </w:t>
      </w:r>
      <w:r w:rsidR="00EE2D65">
        <w:t>consistency of the environment than the Bayesian model</w:t>
      </w:r>
      <w:r w:rsidR="00161EF8">
        <w:t>. T</w:t>
      </w:r>
      <w:r w:rsidR="00EE2D65">
        <w:t>hus</w:t>
      </w:r>
      <w:r w:rsidR="00161EF8">
        <w:t xml:space="preserve">, we have designed a set of walking experiments that </w:t>
      </w:r>
      <w:r w:rsidR="002867D9">
        <w:t xml:space="preserve">systematically </w:t>
      </w:r>
      <w:r w:rsidR="00161EF8">
        <w:t xml:space="preserve">vary environmental consistency and assess the state of use-dependent biases during no-feedback </w:t>
      </w:r>
      <w:r w:rsidR="00713B83">
        <w:t xml:space="preserve">trials </w:t>
      </w:r>
      <w:r w:rsidR="00161EF8">
        <w:t>in order to discriminate between these two competing theories o</w:t>
      </w:r>
      <w:r w:rsidR="002867D9">
        <w:t>n</w:t>
      </w:r>
      <w:r w:rsidR="00161EF8">
        <w:t xml:space="preserve"> the underlying constraints of </w:t>
      </w:r>
      <w:r w:rsidR="00713B83">
        <w:t>use-dependent learning.</w:t>
      </w:r>
    </w:p>
    <w:p w14:paraId="204B02C6" w14:textId="77777777" w:rsidR="00B443CF" w:rsidRDefault="00B443CF"/>
    <w:p w14:paraId="7E70AA64" w14:textId="77777777" w:rsidR="002867D9" w:rsidRDefault="002867D9">
      <w:pPr>
        <w:rPr>
          <w:b/>
          <w:bCs/>
          <w:u w:val="single"/>
        </w:rPr>
      </w:pPr>
    </w:p>
    <w:p w14:paraId="0021EE6C" w14:textId="151269C7" w:rsidR="00A82522" w:rsidRPr="00031559" w:rsidRDefault="00F56304">
      <w:pPr>
        <w:rPr>
          <w:b/>
          <w:bCs/>
          <w:u w:val="single"/>
        </w:rPr>
      </w:pPr>
      <w:r>
        <w:rPr>
          <w:b/>
          <w:bCs/>
          <w:u w:val="single"/>
        </w:rPr>
        <w:t xml:space="preserve">Materials and </w:t>
      </w:r>
      <w:r w:rsidR="00A82522" w:rsidRPr="00031559">
        <w:rPr>
          <w:b/>
          <w:bCs/>
          <w:u w:val="single"/>
        </w:rPr>
        <w:t>Methods</w:t>
      </w:r>
    </w:p>
    <w:p w14:paraId="53922734" w14:textId="4D7422FC" w:rsidR="005D6D5A" w:rsidRDefault="005D6D5A"/>
    <w:p w14:paraId="007799BA" w14:textId="7032D004" w:rsidR="00105698" w:rsidRPr="00BD4609" w:rsidRDefault="00105698" w:rsidP="00105698">
      <w:pPr>
        <w:rPr>
          <w:b/>
          <w:bCs/>
        </w:rPr>
      </w:pPr>
      <w:r w:rsidRPr="007D3C9C">
        <w:rPr>
          <w:b/>
          <w:bCs/>
        </w:rPr>
        <w:t>Behavioral Methods</w:t>
      </w:r>
      <w:r>
        <w:rPr>
          <w:b/>
          <w:bCs/>
        </w:rPr>
        <w:t>:</w:t>
      </w:r>
    </w:p>
    <w:p w14:paraId="075111F2" w14:textId="77777777" w:rsidR="00105698" w:rsidRPr="00031559" w:rsidRDefault="00105698" w:rsidP="00105698">
      <w:pPr>
        <w:rPr>
          <w:b/>
          <w:bCs/>
          <w:i/>
          <w:iCs/>
          <w:u w:val="single"/>
        </w:rPr>
      </w:pPr>
      <w:r w:rsidRPr="00031559">
        <w:rPr>
          <w:i/>
          <w:iCs/>
          <w:u w:val="single"/>
        </w:rPr>
        <w:t>Participants</w:t>
      </w:r>
      <w:r w:rsidRPr="00031559">
        <w:rPr>
          <w:b/>
          <w:bCs/>
          <w:i/>
          <w:iCs/>
          <w:u w:val="single"/>
        </w:rPr>
        <w:t xml:space="preserve">: </w:t>
      </w:r>
    </w:p>
    <w:p w14:paraId="2DBCEC3B" w14:textId="6574C5EB" w:rsidR="00BB6E69" w:rsidRDefault="00105698" w:rsidP="00105698">
      <w:r>
        <w:lastRenderedPageBreak/>
        <w:t>Young, healthy individuals between the ages of 18</w:t>
      </w:r>
      <w:r w:rsidR="00EC01CF">
        <w:t>-</w:t>
      </w:r>
      <w:r>
        <w:t>40 years will be recruited to participate in th</w:t>
      </w:r>
      <w:r w:rsidR="00BB6E69">
        <w:t>is</w:t>
      </w:r>
      <w:r>
        <w:t xml:space="preserve"> study. Potential </w:t>
      </w:r>
      <w:r w:rsidR="00B651EE">
        <w:t>participants</w:t>
      </w:r>
      <w:r>
        <w:t xml:space="preserve"> will be included if they</w:t>
      </w:r>
      <w:r w:rsidR="00BD4609">
        <w:t xml:space="preserve"> are naive to locomotor learning task</w:t>
      </w:r>
      <w:r w:rsidR="00004040">
        <w:t>s</w:t>
      </w:r>
      <w:r>
        <w:t xml:space="preserve">. Potential </w:t>
      </w:r>
      <w:r w:rsidR="00B651EE">
        <w:t>participants</w:t>
      </w:r>
      <w:r>
        <w:t xml:space="preserve"> will be excluded if they have a history of any neurologic</w:t>
      </w:r>
      <w:r w:rsidR="00BD4609">
        <w:t xml:space="preserve">, </w:t>
      </w:r>
      <w:proofErr w:type="gramStart"/>
      <w:r>
        <w:t>psychiatric</w:t>
      </w:r>
      <w:proofErr w:type="gramEnd"/>
      <w:r w:rsidR="00BB6E69">
        <w:t xml:space="preserve"> or </w:t>
      </w:r>
      <w:r>
        <w:t>cognitive conditions</w:t>
      </w:r>
      <w:r w:rsidR="00BB6E69">
        <w:t>; or</w:t>
      </w:r>
      <w:r w:rsidR="00BD4609">
        <w:t xml:space="preserve"> </w:t>
      </w:r>
      <w:r w:rsidR="00CE2F32">
        <w:t xml:space="preserve">have </w:t>
      </w:r>
      <w:r w:rsidR="00BD4609">
        <w:t xml:space="preserve">any cardiovascular or musculoskeletal problems that limit their walking. </w:t>
      </w:r>
      <w:r>
        <w:t>This study has been approved by the (</w:t>
      </w:r>
      <w:r w:rsidR="001579D6">
        <w:t>u</w:t>
      </w:r>
      <w:r>
        <w:t>niversity name redacted until approved for publication) institutional review board. We expect to recruit 12</w:t>
      </w:r>
      <w:r w:rsidR="00EC01CF">
        <w:t>-</w:t>
      </w:r>
      <w:r w:rsidR="00CE2F32">
        <w:t>18</w:t>
      </w:r>
      <w:r>
        <w:t xml:space="preserve"> individuals </w:t>
      </w:r>
      <w:r w:rsidR="0049425E">
        <w:t xml:space="preserve">for this study. </w:t>
      </w:r>
      <w:r w:rsidR="0049425E" w:rsidRPr="0049425E">
        <w:t xml:space="preserve">The </w:t>
      </w:r>
      <w:r w:rsidR="00735C46">
        <w:t>sample size</w:t>
      </w:r>
      <w:r w:rsidR="0049425E" w:rsidRPr="0049425E">
        <w:t xml:space="preserve"> was chosen to </w:t>
      </w:r>
      <w:r w:rsidR="0049425E">
        <w:t xml:space="preserve">ensure </w:t>
      </w:r>
      <w:r w:rsidR="00AA60C2">
        <w:t>appropriate counterbalancing</w:t>
      </w:r>
      <w:r w:rsidR="00735C46">
        <w:t xml:space="preserve"> of practice schedules across participants while also being well-above</w:t>
      </w:r>
      <w:r w:rsidR="0049425E" w:rsidRPr="0049425E">
        <w:t xml:space="preserve"> the threshold for good statistical power relative to documented</w:t>
      </w:r>
      <w:r w:rsidR="0049425E">
        <w:t xml:space="preserve"> </w:t>
      </w:r>
      <w:r w:rsidR="0049425E" w:rsidRPr="0049425E">
        <w:t xml:space="preserve">effect sizes in </w:t>
      </w:r>
      <w:r w:rsidR="0049425E">
        <w:t>comparable motor learning studies</w:t>
      </w:r>
      <w:r w:rsidR="00D81DF1">
        <w:t xml:space="preserve"> </w:t>
      </w:r>
      <w:r w:rsidR="00D81DF1">
        <w:fldChar w:fldCharType="begin"/>
      </w:r>
      <w:r w:rsidR="00D81DF1">
        <w:instrText xml:space="preserve"> ADDIN ZOTERO_ITEM CSL_CITATION {"citationID":"rPMfmntu","properties":{"formattedCitation":"(Diedrichsen et al., 2010; French et al., 2018; Long et al., 2016; Verstynen and Sabes, 2011)","plainCitation":"(Diedrichsen et al., 2010; French et al., 2018; Long et al., 2016; Verstynen and Sabes, 2011)","noteIndex":0},"citationItems":[{"id":264,"uris":["http://zotero.org/users/5226272/items/CGQM3V6N"],"uri":["http://zotero.org/users/5226272/items/CGQM3V6N"],"itemData":{"id":264,"type":"article-journal","container-title":"Journal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D81DF1">
        <w:fldChar w:fldCharType="separate"/>
      </w:r>
      <w:r w:rsidR="00D81DF1" w:rsidRPr="00D81DF1">
        <w:t>(Diedrichsen et al., 2010; French et al., 2018; Long et al., 2016; Verstynen and Sabes, 2011</w:t>
      </w:r>
      <w:ins w:id="54" w:author="Jonathan Wood" w:date="2020-05-19T15:28:00Z">
        <w:r w:rsidR="003363A7">
          <w:t>; Wood et al., 2020</w:t>
        </w:r>
      </w:ins>
      <w:r w:rsidR="00D81DF1" w:rsidRPr="00D81DF1">
        <w:t>)</w:t>
      </w:r>
      <w:r w:rsidR="00D81DF1">
        <w:fldChar w:fldCharType="end"/>
      </w:r>
      <w:r w:rsidR="00D81DF1">
        <w:t>.</w:t>
      </w:r>
    </w:p>
    <w:p w14:paraId="6D14E797" w14:textId="77777777" w:rsidR="00D81DF1" w:rsidRDefault="00D81DF1" w:rsidP="00105698"/>
    <w:p w14:paraId="3460743D" w14:textId="3F5B53A3" w:rsidR="00BB6E69" w:rsidRDefault="00BB6E69" w:rsidP="00BB6E69">
      <w:pPr>
        <w:rPr>
          <w:i/>
          <w:iCs/>
          <w:u w:val="single"/>
        </w:rPr>
      </w:pPr>
      <w:r w:rsidRPr="00BD4609">
        <w:rPr>
          <w:i/>
          <w:iCs/>
          <w:u w:val="single"/>
        </w:rPr>
        <w:t>Data replacement:</w:t>
      </w:r>
    </w:p>
    <w:p w14:paraId="7B34B27E" w14:textId="0952F1EC" w:rsidR="008C3460" w:rsidRDefault="008C3460" w:rsidP="00BB6E69">
      <w:pPr>
        <w:rPr>
          <w:iCs/>
          <w:u w:val="single"/>
        </w:rPr>
      </w:pPr>
      <w:r>
        <w:rPr>
          <w:iCs/>
          <w:u w:val="single"/>
        </w:rPr>
        <w:t xml:space="preserve">Data will only be replaced under the following conditions: </w:t>
      </w:r>
    </w:p>
    <w:p w14:paraId="73581C87" w14:textId="1C8D03EB" w:rsidR="00BB6E69" w:rsidRDefault="008C3460">
      <w:r w:rsidRPr="00173209">
        <w:rPr>
          <w:iCs/>
        </w:rPr>
        <w:t xml:space="preserve">1) </w:t>
      </w:r>
      <w:ins w:id="55" w:author="Jonathan Wood" w:date="2020-05-19T13:00:00Z">
        <w:r w:rsidR="00A73CED">
          <w:rPr>
            <w:iCs/>
          </w:rPr>
          <w:t>I</w:t>
        </w:r>
      </w:ins>
      <w:del w:id="56" w:author="Jonathan Wood" w:date="2020-05-19T13:00:00Z">
        <w:r w:rsidR="002867D9" w:rsidDel="00A73CED">
          <w:rPr>
            <w:iCs/>
          </w:rPr>
          <w:delText>i</w:delText>
        </w:r>
      </w:del>
      <w:r w:rsidRPr="00173209">
        <w:rPr>
          <w:iCs/>
        </w:rPr>
        <w:t xml:space="preserve">f a participant does not complete the entire learning task for all 3 conditions due </w:t>
      </w:r>
      <w:r w:rsidRPr="00E25B3A">
        <w:rPr>
          <w:iCs/>
        </w:rPr>
        <w:t>to</w:t>
      </w:r>
      <w:r w:rsidR="00E25B3A" w:rsidRPr="00E25B3A">
        <w:rPr>
          <w:iCs/>
        </w:rPr>
        <w:t xml:space="preserve"> a</w:t>
      </w:r>
      <w:r w:rsidR="00E25B3A">
        <w:rPr>
          <w:iCs/>
          <w:u w:val="single"/>
        </w:rPr>
        <w:t xml:space="preserve"> </w:t>
      </w:r>
      <w:r w:rsidRPr="000B545E">
        <w:t xml:space="preserve">technical error or equipment failure in the middle of data collection or if the </w:t>
      </w:r>
      <w:r w:rsidR="00CD354D">
        <w:t>participant</w:t>
      </w:r>
      <w:r w:rsidR="00CD354D" w:rsidRPr="000B545E">
        <w:t xml:space="preserve"> </w:t>
      </w:r>
      <w:r w:rsidRPr="000B545E">
        <w:t>chooses to drop out of the experiment</w:t>
      </w:r>
      <w:r w:rsidR="002867D9">
        <w:t>;</w:t>
      </w:r>
      <w:r w:rsidRPr="000B545E">
        <w:t xml:space="preserve"> </w:t>
      </w:r>
      <w:r>
        <w:t xml:space="preserve">2) </w:t>
      </w:r>
      <w:r w:rsidRPr="000B545E">
        <w:t xml:space="preserve">if the experimenter deems the </w:t>
      </w:r>
      <w:r w:rsidR="00CD354D">
        <w:t>participant</w:t>
      </w:r>
      <w:r w:rsidR="00CD354D" w:rsidRPr="000B545E">
        <w:t xml:space="preserve"> </w:t>
      </w:r>
      <w:r w:rsidRPr="000B545E">
        <w:t>unsafe to continue the study</w:t>
      </w:r>
      <w:r w:rsidR="002867D9">
        <w:t>,</w:t>
      </w:r>
      <w:r w:rsidRPr="000B545E">
        <w:t xml:space="preserve"> which may occur if there is an injury or illness after the </w:t>
      </w:r>
      <w:r w:rsidR="00CD354D">
        <w:t>participant</w:t>
      </w:r>
      <w:r w:rsidR="00CD354D" w:rsidRPr="000B545E">
        <w:t xml:space="preserve"> </w:t>
      </w:r>
      <w:r w:rsidRPr="000B545E">
        <w:t>has been enrolled</w:t>
      </w:r>
      <w:r w:rsidR="002867D9">
        <w:t>;</w:t>
      </w:r>
      <w:r>
        <w:t xml:space="preserve"> </w:t>
      </w:r>
      <w:r w:rsidR="002867D9">
        <w:t xml:space="preserve">or </w:t>
      </w:r>
      <w:r w:rsidRPr="002039BA">
        <w:t xml:space="preserve">3) if a </w:t>
      </w:r>
      <w:r w:rsidR="00074632" w:rsidRPr="002039BA">
        <w:t>participant</w:t>
      </w:r>
      <w:r w:rsidR="00CD354D" w:rsidRPr="002039BA">
        <w:t xml:space="preserve"> </w:t>
      </w:r>
      <w:r w:rsidRPr="002039BA">
        <w:t xml:space="preserve">does not meet a threshold of performance on the task, which will be defined as falling outside of 3 </w:t>
      </w:r>
      <w:r w:rsidR="001D563C" w:rsidRPr="002039BA">
        <w:t xml:space="preserve">standard deviations </w:t>
      </w:r>
      <w:r w:rsidRPr="002039BA">
        <w:t>from the mean performance of all other participants in terms of either step asymmetry index or target accuracy.</w:t>
      </w:r>
      <w:r w:rsidRPr="000B545E">
        <w:t xml:space="preserve"> </w:t>
      </w:r>
      <w:ins w:id="57" w:author="Jonathan Wood" w:date="2020-05-18T16:26:00Z">
        <w:r w:rsidR="00040512">
          <w:t>If any data are replaced, we will perform our analysis both with and without the removed participant</w:t>
        </w:r>
      </w:ins>
      <w:ins w:id="58" w:author="Jonathan Wood" w:date="2020-05-19T12:52:00Z">
        <w:r w:rsidR="00A73CED">
          <w:t>(s)</w:t>
        </w:r>
      </w:ins>
      <w:ins w:id="59" w:author="Jonathan Wood" w:date="2020-05-18T16:26:00Z">
        <w:r w:rsidR="00F315A6">
          <w:t>, r</w:t>
        </w:r>
      </w:ins>
      <w:ins w:id="60" w:author="Jonathan Wood" w:date="2020-05-18T16:27:00Z">
        <w:r w:rsidR="00F315A6">
          <w:t xml:space="preserve">eporting any major differences in our findings. </w:t>
        </w:r>
      </w:ins>
    </w:p>
    <w:p w14:paraId="20D8B33A" w14:textId="77777777" w:rsidR="00BB6E69" w:rsidRDefault="00BB6E69" w:rsidP="00105698"/>
    <w:p w14:paraId="28B93422" w14:textId="77777777" w:rsidR="00105698" w:rsidRDefault="00105698" w:rsidP="00105698">
      <w:pPr>
        <w:rPr>
          <w:i/>
          <w:iCs/>
          <w:u w:val="single"/>
        </w:rPr>
      </w:pPr>
      <w:r>
        <w:rPr>
          <w:i/>
          <w:iCs/>
          <w:u w:val="single"/>
        </w:rPr>
        <w:t>Paradigm:</w:t>
      </w:r>
    </w:p>
    <w:p w14:paraId="6411B4EC" w14:textId="14E5434E" w:rsidR="00105698" w:rsidRDefault="00B651EE" w:rsidP="00105698">
      <w:r>
        <w:t>Participants</w:t>
      </w:r>
      <w:r w:rsidR="00105698">
        <w:t xml:space="preserve"> will </w:t>
      </w:r>
      <w:r w:rsidR="00552947">
        <w:t>perform</w:t>
      </w:r>
      <w:r w:rsidR="00105698">
        <w:t xml:space="preserve"> three sessions of walking spaced 5</w:t>
      </w:r>
      <w:r w:rsidR="00EC01CF">
        <w:t>-</w:t>
      </w:r>
      <w:r w:rsidR="00633EEF">
        <w:t>1</w:t>
      </w:r>
      <w:r w:rsidR="00105698">
        <w:t xml:space="preserve">0 days apart. During each session they will walk on a dual belt treadmill (with the belts tied throughout the experiment) at </w:t>
      </w:r>
      <w:r w:rsidR="001D563C">
        <w:t>a speed between 1.0 and 1.2 meters per second</w:t>
      </w:r>
      <w:r w:rsidR="006C0444">
        <w:t>, to be</w:t>
      </w:r>
      <w:r w:rsidR="001D563C">
        <w:t xml:space="preserve"> selected </w:t>
      </w:r>
      <w:r w:rsidR="00325778">
        <w:t xml:space="preserve">based on comfort </w:t>
      </w:r>
      <w:r w:rsidR="001D563C">
        <w:t xml:space="preserve">by the </w:t>
      </w:r>
      <w:r>
        <w:t>participants</w:t>
      </w:r>
      <w:r w:rsidR="00325778">
        <w:t xml:space="preserve"> (See supplemental materials)</w:t>
      </w:r>
      <w:r w:rsidR="001D563C">
        <w:t xml:space="preserve">. This range is to ensure that each </w:t>
      </w:r>
      <w:r w:rsidR="00CD354D">
        <w:t>participant</w:t>
      </w:r>
      <w:r w:rsidR="001D563C">
        <w:t xml:space="preserve"> walk</w:t>
      </w:r>
      <w:r w:rsidR="00CD354D">
        <w:t>s</w:t>
      </w:r>
      <w:r w:rsidR="001D563C">
        <w:t xml:space="preserve"> at a speed that is comfortable </w:t>
      </w:r>
      <w:r w:rsidR="00325778">
        <w:t>based on</w:t>
      </w:r>
      <w:r w:rsidR="001D563C">
        <w:t xml:space="preserve"> their</w:t>
      </w:r>
      <w:r w:rsidR="00325778">
        <w:t xml:space="preserve"> </w:t>
      </w:r>
      <w:r w:rsidR="001D563C">
        <w:t xml:space="preserve">anthropometrics. </w:t>
      </w:r>
      <w:r>
        <w:t>Participants</w:t>
      </w:r>
      <w:r w:rsidR="00105698">
        <w:t xml:space="preserve"> will wear a ceiling</w:t>
      </w:r>
      <w:r w:rsidR="00325778">
        <w:t xml:space="preserve"> </w:t>
      </w:r>
      <w:r w:rsidR="00105698">
        <w:t>mounted harness</w:t>
      </w:r>
      <w:r w:rsidR="00325778">
        <w:t>,</w:t>
      </w:r>
      <w:r w:rsidR="00105698">
        <w:t xml:space="preserve"> which does not provide any body weight support</w:t>
      </w:r>
      <w:r w:rsidR="00325778">
        <w:t>,</w:t>
      </w:r>
      <w:r w:rsidR="00105698">
        <w:t xml:space="preserve"> and hold onto a handrail for safety during all walking phases. A computer monitor placed</w:t>
      </w:r>
      <w:r w:rsidR="00FF5E20">
        <w:t xml:space="preserve"> 6</w:t>
      </w:r>
      <w:r w:rsidR="00105698">
        <w:t>0 cm in front of the treadmill will provide real</w:t>
      </w:r>
      <w:r w:rsidR="0049425E">
        <w:t>-</w:t>
      </w:r>
      <w:r w:rsidR="00105698">
        <w:t xml:space="preserve">time visual feedback of the </w:t>
      </w:r>
      <w:r w:rsidR="00CD354D">
        <w:t>participant</w:t>
      </w:r>
      <w:r w:rsidR="00105698">
        <w:t>’s step length (</w:t>
      </w:r>
      <w:r w:rsidR="00FF5E20">
        <w:t xml:space="preserve">Figure 1A; </w:t>
      </w:r>
      <w:r w:rsidR="00105698" w:rsidRPr="00A93ED5">
        <w:t>The Motion Monitor Toolbo</w:t>
      </w:r>
      <w:r w:rsidR="00105698">
        <w:t xml:space="preserve">x, </w:t>
      </w:r>
      <w:r w:rsidR="00105698" w:rsidRPr="00A93ED5">
        <w:t>Innovative Sports Training</w:t>
      </w:r>
      <w:r w:rsidR="00105698">
        <w:t xml:space="preserve"> Inc.</w:t>
      </w:r>
      <w:r w:rsidR="00105698" w:rsidRPr="00A93ED5">
        <w:t>, Chicago</w:t>
      </w:r>
      <w:r w:rsidR="00105698">
        <w:t>, IL, USA). A step length is</w:t>
      </w:r>
      <w:r w:rsidR="001579D6">
        <w:t xml:space="preserve"> defined as</w:t>
      </w:r>
      <w:r w:rsidR="00105698">
        <w:t xml:space="preserve"> the</w:t>
      </w:r>
      <w:r w:rsidR="005B694A">
        <w:t xml:space="preserve"> sagittal distance</w:t>
      </w:r>
      <w:r w:rsidR="00105698">
        <w:t xml:space="preserve"> between the leading limb’s heel marker and the trailing limb’s heel marker </w:t>
      </w:r>
      <w:proofErr w:type="gramStart"/>
      <w:r w:rsidR="00105698">
        <w:t>at the moment</w:t>
      </w:r>
      <w:proofErr w:type="gramEnd"/>
      <w:r w:rsidR="00105698">
        <w:t xml:space="preserve"> of the leading limb heel strik</w:t>
      </w:r>
      <w:r w:rsidR="00FF5E20">
        <w:t>e</w:t>
      </w:r>
      <w:r w:rsidR="00105698">
        <w:t xml:space="preserve">. </w:t>
      </w:r>
    </w:p>
    <w:p w14:paraId="57E49887" w14:textId="77777777" w:rsidR="00105698" w:rsidRDefault="00105698" w:rsidP="00105698"/>
    <w:p w14:paraId="5126534B" w14:textId="7E88B75D" w:rsidR="00481D8C" w:rsidRDefault="00105698" w:rsidP="00105698">
      <w:r>
        <w:t xml:space="preserve">Each of the three sessions of walking will involve the same </w:t>
      </w:r>
      <w:r w:rsidR="00325778">
        <w:t xml:space="preserve">block </w:t>
      </w:r>
      <w:r>
        <w:t xml:space="preserve">schedule. </w:t>
      </w:r>
      <w:r w:rsidR="00B651EE">
        <w:t>Participants</w:t>
      </w:r>
      <w:r>
        <w:t xml:space="preserve"> will first be told to “look forward and walk normally” on the treadmill during the Baseline phase for 250 strides. One stride is </w:t>
      </w:r>
      <w:r w:rsidR="00FF5E20">
        <w:t xml:space="preserve">defined as </w:t>
      </w:r>
      <w:r>
        <w:t xml:space="preserve">one left heel strike to the subsequent left heel strike. No visual feedback will be </w:t>
      </w:r>
      <w:r w:rsidR="000603CE">
        <w:t>presented on the</w:t>
      </w:r>
      <w:r>
        <w:t xml:space="preserve"> monitor during the Baseline phase.</w:t>
      </w:r>
      <w:r w:rsidR="000603CE">
        <w:t xml:space="preserve"> </w:t>
      </w:r>
      <w:proofErr w:type="gramStart"/>
      <w:r w:rsidR="000603CE">
        <w:t>In order for</w:t>
      </w:r>
      <w:proofErr w:type="gramEnd"/>
      <w:r w:rsidR="000603CE">
        <w:t xml:space="preserve"> participants to</w:t>
      </w:r>
      <w:r>
        <w:t xml:space="preserve"> </w:t>
      </w:r>
      <w:r w:rsidR="000603CE">
        <w:t xml:space="preserve">understand how changing each step length changes the height of the bars on the screen, they </w:t>
      </w:r>
      <w:r>
        <w:t>will undergo a short (25 strides) Orientation phase</w:t>
      </w:r>
      <w:r w:rsidR="00B651EE">
        <w:t xml:space="preserve"> following Baseline</w:t>
      </w:r>
      <w:r w:rsidR="00B651EE" w:rsidRPr="00B651EE">
        <w:t xml:space="preserve"> </w:t>
      </w:r>
      <w:r w:rsidR="00B651EE">
        <w:t xml:space="preserve">during day one only. During Orientation, the </w:t>
      </w:r>
      <w:r w:rsidR="00CD354D">
        <w:t>participant</w:t>
      </w:r>
      <w:r w:rsidR="00B651EE">
        <w:t xml:space="preserve"> will</w:t>
      </w:r>
      <w:ins w:id="61" w:author="Jonathan Wood" w:date="2020-05-18T16:32:00Z">
        <w:r w:rsidR="00F315A6">
          <w:t xml:space="preserve"> </w:t>
        </w:r>
      </w:ins>
      <w:ins w:id="62" w:author="Jonathan Wood" w:date="2020-05-18T16:34:00Z">
        <w:r w:rsidR="00F315A6">
          <w:t xml:space="preserve">perform guided practice in </w:t>
        </w:r>
      </w:ins>
      <w:del w:id="63" w:author="Jonathan Wood" w:date="2020-05-18T16:32:00Z">
        <w:r w:rsidR="00B651EE" w:rsidDel="00F315A6">
          <w:delText xml:space="preserve"> practice </w:delText>
        </w:r>
      </w:del>
      <w:r w:rsidR="00B651EE">
        <w:t>chang</w:t>
      </w:r>
      <w:ins w:id="64" w:author="Jonathan Wood" w:date="2020-05-19T12:55:00Z">
        <w:r w:rsidR="00A73CED">
          <w:t>ing</w:t>
        </w:r>
      </w:ins>
      <w:del w:id="65" w:author="Jonathan Wood" w:date="2020-05-18T16:32:00Z">
        <w:r w:rsidR="00B651EE" w:rsidDel="00F315A6">
          <w:delText>ing</w:delText>
        </w:r>
      </w:del>
      <w:r w:rsidR="00B651EE">
        <w:t xml:space="preserve"> their step lengths</w:t>
      </w:r>
      <w:ins w:id="66" w:author="Jonathan Wood" w:date="2020-05-18T16:30:00Z">
        <w:r w:rsidR="00F315A6">
          <w:t xml:space="preserve"> relative to thei</w:t>
        </w:r>
      </w:ins>
      <w:ins w:id="67" w:author="Jonathan Wood" w:date="2020-05-18T16:31:00Z">
        <w:r w:rsidR="00F315A6">
          <w:t>r baseline</w:t>
        </w:r>
      </w:ins>
      <w:ins w:id="68" w:author="Jonathan Wood" w:date="2020-05-18T16:35:00Z">
        <w:r w:rsidR="00F315A6">
          <w:t xml:space="preserve"> – depicted on screen as </w:t>
        </w:r>
      </w:ins>
      <w:ins w:id="69" w:author="Jonathan Wood" w:date="2020-05-18T16:33:00Z">
        <w:r w:rsidR="00F315A6">
          <w:t xml:space="preserve">a </w:t>
        </w:r>
      </w:ins>
      <w:ins w:id="70" w:author="Jonathan Wood" w:date="2020-05-18T16:31:00Z">
        <w:r w:rsidR="00F315A6">
          <w:t>pink horizontal line</w:t>
        </w:r>
      </w:ins>
      <w:ins w:id="71" w:author="Jonathan Wood" w:date="2020-05-18T16:35:00Z">
        <w:r w:rsidR="00F315A6">
          <w:t>.</w:t>
        </w:r>
      </w:ins>
      <w:r w:rsidR="00B651EE">
        <w:t xml:space="preserve"> </w:t>
      </w:r>
      <w:del w:id="72" w:author="Jonathan Wood" w:date="2020-05-18T16:35:00Z">
        <w:r w:rsidR="00B651EE" w:rsidDel="00F315A6">
          <w:delText>while watching the feedback on the screen guided by the examiner.</w:delText>
        </w:r>
        <w:r w:rsidR="002A1729" w:rsidDel="00F315A6">
          <w:delText xml:space="preserve"> </w:delText>
        </w:r>
      </w:del>
      <w:r w:rsidR="00B651EE">
        <w:t xml:space="preserve">Participants will be asked to confirm they understand the relationship between their step length and the visual feedback after this phase. </w:t>
      </w:r>
      <w:r>
        <w:t>During the Learning phase</w:t>
      </w:r>
      <w:r w:rsidR="00C56791">
        <w:t>,</w:t>
      </w:r>
      <w:r>
        <w:t xml:space="preserve"> </w:t>
      </w:r>
      <w:r w:rsidR="00B651EE">
        <w:t>participants</w:t>
      </w:r>
      <w:r>
        <w:t xml:space="preserve"> will be asked to hit the pink horizontal target line</w:t>
      </w:r>
      <w:r w:rsidR="00570AA5">
        <w:t>s</w:t>
      </w:r>
      <w:r>
        <w:t xml:space="preserve"> exactly with each leg for 500 strides. </w:t>
      </w:r>
      <w:r w:rsidR="00552947">
        <w:t>B</w:t>
      </w:r>
      <w:r w:rsidR="00570AA5">
        <w:t xml:space="preserve">oth </w:t>
      </w:r>
      <w:r>
        <w:t xml:space="preserve">target lines will </w:t>
      </w:r>
      <w:r w:rsidR="001645A1">
        <w:t>be changed</w:t>
      </w:r>
      <w:r w:rsidR="00325778">
        <w:t>,</w:t>
      </w:r>
      <w:r>
        <w:t xml:space="preserve"> leading the </w:t>
      </w:r>
      <w:r w:rsidR="00B651EE">
        <w:t>participants</w:t>
      </w:r>
      <w:r>
        <w:t xml:space="preserve"> to take a longer step with the left leg and a shorter step with the right leg. The</w:t>
      </w:r>
      <w:r w:rsidR="00CA15B0">
        <w:t>se</w:t>
      </w:r>
      <w:r>
        <w:t xml:space="preserve"> changes in step length will </w:t>
      </w:r>
      <w:r w:rsidR="00481D8C">
        <w:t>be quantified with a</w:t>
      </w:r>
      <w:r>
        <w:t xml:space="preserve"> step asymmetry index (SAI), our primary outcome measure</w:t>
      </w:r>
      <w:r w:rsidR="00481D8C">
        <w:t xml:space="preserve">: </w:t>
      </w:r>
    </w:p>
    <w:p w14:paraId="41C74D6A" w14:textId="15F1A3D1" w:rsidR="00C56791" w:rsidRDefault="00C56791" w:rsidP="00105698"/>
    <w:p w14:paraId="4188DA56" w14:textId="53563AD4" w:rsidR="00C56791" w:rsidRPr="001915A5" w:rsidRDefault="00C56791" w:rsidP="00C56791">
      <m:oMath>
        <m:r>
          <w:rPr>
            <w:rFonts w:ascii="Cambria Math" w:eastAsiaTheme="minorEastAsia" w:hAnsi="Cambria Math"/>
          </w:rPr>
          <m:t>SAI=</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RIGHT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RIGHT</m:t>
                    </m:r>
                  </m:sub>
                </m:sSub>
              </m:e>
            </m:d>
          </m:den>
        </m:f>
        <m:r>
          <w:rPr>
            <w:rFonts w:ascii="Cambria Math" w:hAnsi="Cambria Math"/>
          </w:rPr>
          <m:t>x100%</m:t>
        </m:r>
      </m:oMath>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t>(1)</w:t>
      </w:r>
    </w:p>
    <w:p w14:paraId="36432140" w14:textId="77777777" w:rsidR="00735C46" w:rsidRDefault="00735C46" w:rsidP="00105698"/>
    <w:p w14:paraId="77BC5BDD" w14:textId="1404E256" w:rsidR="00105698" w:rsidRDefault="00481D8C" w:rsidP="00105698">
      <w:r>
        <w:t>Thus, SAI represents the</w:t>
      </w:r>
      <w:r w:rsidR="00105698">
        <w:t xml:space="preserve"> difference between the two step lengths normalized by the stride length. We express this measure as a percentage where 0% is perfect symmetry and SAIs further away from 0% </w:t>
      </w:r>
      <w:r w:rsidR="00325778">
        <w:t xml:space="preserve">indicate </w:t>
      </w:r>
      <w:r w:rsidR="00105698">
        <w:t xml:space="preserve">greater asymmetry. </w:t>
      </w:r>
      <w:r>
        <w:t>During the Washout phase,</w:t>
      </w:r>
      <w:r w:rsidR="00105698">
        <w:t xml:space="preserve"> the feedback will be </w:t>
      </w:r>
      <w:r w:rsidR="001645A1">
        <w:t xml:space="preserve">removed from the screen </w:t>
      </w:r>
      <w:r w:rsidR="00105698">
        <w:t xml:space="preserve">and </w:t>
      </w:r>
      <w:r w:rsidR="00B651EE">
        <w:t>participants</w:t>
      </w:r>
      <w:r w:rsidR="00105698">
        <w:t xml:space="preserve"> will be asked to “look forward and walk normally” for 750 strides</w:t>
      </w:r>
      <w:r w:rsidR="00325778">
        <w:t xml:space="preserve"> </w:t>
      </w:r>
      <w:r w:rsidR="003D6311">
        <w:t xml:space="preserve">(see Supplemental Material for the full </w:t>
      </w:r>
      <w:r w:rsidR="00CA15B0">
        <w:t xml:space="preserve">instruction </w:t>
      </w:r>
      <w:r w:rsidR="003D6311">
        <w:t>script)</w:t>
      </w:r>
      <w:r w:rsidR="001645A1">
        <w:t xml:space="preserve">. </w:t>
      </w:r>
    </w:p>
    <w:p w14:paraId="38707D3B" w14:textId="77777777" w:rsidR="00074632" w:rsidRDefault="00074632" w:rsidP="00105698"/>
    <w:p w14:paraId="2F699824" w14:textId="670115E7" w:rsidR="00074632" w:rsidRDefault="00074632" w:rsidP="00074632">
      <w:r>
        <w:t xml:space="preserve">The visual feedback will be in the form of a bar graph with a blue bar representing the left leg’s step length and a green bar representing the right leg’s step length (Figure 1B). The bars will be time synchronized with each respective limb’s swing phase, increasing in height until the limb reaches heel strike at which point the bar will hold on the screen until the next swing phase begins. There will also be a pink horizontal target line for each leg which will be derived from each participant’s baseline step length for each session and serve as the target during that session’s Learning phase. Baseline step length will be calculated as the mean of the last 50 strides of the Baseline phase. </w:t>
      </w:r>
    </w:p>
    <w:p w14:paraId="6F6133FE" w14:textId="3C172AE8" w:rsidR="00767FB7" w:rsidRDefault="000E211E" w:rsidP="00105698">
      <w:commentRangeStart w:id="73"/>
      <w:commentRangeEnd w:id="73"/>
      <w:ins w:id="74" w:author="Jonathan Wood" w:date="2020-05-19T09:59:00Z">
        <w:r>
          <w:rPr>
            <w:rStyle w:val="CommentReference"/>
          </w:rPr>
          <w:commentReference w:id="73"/>
        </w:r>
      </w:ins>
      <w:ins w:id="75" w:author="Jonathan Wood" w:date="2020-05-19T12:15:00Z">
        <w:r w:rsidR="000866CB" w:rsidRPr="000866CB">
          <w:rPr>
            <w:noProof/>
          </w:rPr>
          <w:t xml:space="preserve"> </w:t>
        </w:r>
      </w:ins>
    </w:p>
    <w:p w14:paraId="587FBB4D" w14:textId="5FD5DC86" w:rsidR="002807A6" w:rsidRPr="002807A6" w:rsidRDefault="000866CB" w:rsidP="002807A6">
      <w:pPr>
        <w:pStyle w:val="Caption"/>
        <w:keepNext/>
        <w:rPr>
          <w:b/>
          <w:bCs/>
          <w:i w:val="0"/>
          <w:iCs w:val="0"/>
          <w:sz w:val="24"/>
          <w:szCs w:val="24"/>
        </w:rPr>
      </w:pPr>
      <w:ins w:id="76" w:author="Jonathan Wood" w:date="2020-05-19T12:15:00Z">
        <w:r>
          <w:rPr>
            <w:noProof/>
          </w:rPr>
          <w:drawing>
            <wp:anchor distT="0" distB="0" distL="114300" distR="114300" simplePos="0" relativeHeight="251670528" behindDoc="0" locked="0" layoutInCell="1" allowOverlap="1" wp14:anchorId="7B492024" wp14:editId="767598DD">
              <wp:simplePos x="0" y="0"/>
              <wp:positionH relativeFrom="column">
                <wp:posOffset>3206750</wp:posOffset>
              </wp:positionH>
              <wp:positionV relativeFrom="paragraph">
                <wp:posOffset>214630</wp:posOffset>
              </wp:positionV>
              <wp:extent cx="2872740" cy="166687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2740" cy="1666875"/>
                      </a:xfrm>
                      <a:prstGeom prst="rect">
                        <a:avLst/>
                      </a:prstGeom>
                    </pic:spPr>
                  </pic:pic>
                </a:graphicData>
              </a:graphic>
              <wp14:sizeRelH relativeFrom="margin">
                <wp14:pctWidth>0</wp14:pctWidth>
              </wp14:sizeRelH>
              <wp14:sizeRelV relativeFrom="margin">
                <wp14:pctHeight>0</wp14:pctHeight>
              </wp14:sizeRelV>
            </wp:anchor>
          </w:drawing>
        </w:r>
      </w:ins>
      <w:r w:rsidR="002807A6">
        <w:rPr>
          <w:noProof/>
        </w:rPr>
        <w:drawing>
          <wp:anchor distT="0" distB="0" distL="114300" distR="114300" simplePos="0" relativeHeight="251669504" behindDoc="0" locked="0" layoutInCell="1" allowOverlap="1" wp14:anchorId="6FC28FA5" wp14:editId="18764E79">
            <wp:simplePos x="0" y="0"/>
            <wp:positionH relativeFrom="column">
              <wp:posOffset>0</wp:posOffset>
            </wp:positionH>
            <wp:positionV relativeFrom="paragraph">
              <wp:posOffset>214160</wp:posOffset>
            </wp:positionV>
            <wp:extent cx="5943600" cy="1666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anchor>
        </w:drawing>
      </w:r>
      <w:r w:rsidR="002807A6" w:rsidRPr="002807A6">
        <w:rPr>
          <w:b/>
          <w:bCs/>
          <w:i w:val="0"/>
          <w:iCs w:val="0"/>
          <w:sz w:val="24"/>
          <w:szCs w:val="24"/>
        </w:rPr>
        <w:t>Figure 1</w:t>
      </w:r>
    </w:p>
    <w:p w14:paraId="53EE6600" w14:textId="0885453E" w:rsidR="00767FB7" w:rsidRDefault="00767FB7" w:rsidP="00105698"/>
    <w:p w14:paraId="101D31E9" w14:textId="59460BBF" w:rsidR="00105698" w:rsidRDefault="00105698" w:rsidP="00105698"/>
    <w:p w14:paraId="4B107E9A" w14:textId="77777777" w:rsidR="00105698" w:rsidRDefault="00105698" w:rsidP="00105698">
      <w:pPr>
        <w:rPr>
          <w:i/>
          <w:iCs/>
          <w:u w:val="single"/>
        </w:rPr>
      </w:pPr>
      <w:r w:rsidRPr="00305607">
        <w:rPr>
          <w:i/>
          <w:iCs/>
          <w:u w:val="single"/>
        </w:rPr>
        <w:t>Conditions:</w:t>
      </w:r>
    </w:p>
    <w:p w14:paraId="6B7316C9" w14:textId="1FE33291" w:rsidR="00105698" w:rsidRPr="00F10C8D" w:rsidRDefault="00552947" w:rsidP="00105698">
      <w:r>
        <w:t>P</w:t>
      </w:r>
      <w:r w:rsidR="00B651EE">
        <w:t>articipants</w:t>
      </w:r>
      <w:r w:rsidR="001645A1">
        <w:t xml:space="preserve"> </w:t>
      </w:r>
      <w:r>
        <w:t>will perform</w:t>
      </w:r>
      <w:r w:rsidR="001645A1">
        <w:t xml:space="preserve"> t</w:t>
      </w:r>
      <w:r w:rsidR="00105698">
        <w:t>hree different conditions</w:t>
      </w:r>
      <w:r>
        <w:t xml:space="preserve"> </w:t>
      </w:r>
      <w:del w:id="77" w:author="Jonathan Wood" w:date="2020-05-19T13:00:00Z">
        <w:r w:rsidDel="00A73CED">
          <w:delText>on</w:delText>
        </w:r>
      </w:del>
      <w:r>
        <w:t xml:space="preserve"> separate</w:t>
      </w:r>
      <w:ins w:id="78" w:author="Jonathan Wood" w:date="2020-05-19T13:00:00Z">
        <w:r w:rsidR="00A73CED">
          <w:t>d by 5-10</w:t>
        </w:r>
      </w:ins>
      <w:r>
        <w:t xml:space="preserve"> days. </w:t>
      </w:r>
      <w:del w:id="79" w:author="Jonathan Wood" w:date="2020-05-19T13:00:00Z">
        <w:r w:rsidDel="00A73CED">
          <w:delText xml:space="preserve">Each condition will be separated by 5-10 days. </w:delText>
        </w:r>
      </w:del>
      <w:r>
        <w:t>To prevent order effects, we will counterbalance the order of conditions</w:t>
      </w:r>
      <w:r w:rsidR="00D850BB">
        <w:t>.</w:t>
      </w:r>
      <w:r w:rsidR="007B79B7">
        <w:t xml:space="preserve"> </w:t>
      </w:r>
      <w:r w:rsidR="001645A1">
        <w:t xml:space="preserve">The primary manipulation will be the consistency of targets during the Learning phase. </w:t>
      </w:r>
      <w:r w:rsidR="00A15F7C">
        <w:t xml:space="preserve">Going from </w:t>
      </w:r>
      <w:ins w:id="80" w:author="Jonathan Wood" w:date="2020-05-19T13:00:00Z">
        <w:r w:rsidR="00A73CED">
          <w:t xml:space="preserve">the </w:t>
        </w:r>
      </w:ins>
      <w:r w:rsidR="00A15F7C">
        <w:t xml:space="preserve">most to least consistent condition: 1) </w:t>
      </w:r>
      <w:r w:rsidR="00105698">
        <w:t xml:space="preserve">In the </w:t>
      </w:r>
      <w:del w:id="81" w:author="Jonathan Wood" w:date="2020-05-18T16:37:00Z">
        <w:r w:rsidR="00105698" w:rsidDel="004A5E5B">
          <w:delText xml:space="preserve">Stable </w:delText>
        </w:r>
      </w:del>
      <w:ins w:id="82" w:author="Jonathan Wood" w:date="2020-05-18T16:37:00Z">
        <w:r w:rsidR="004A5E5B">
          <w:t xml:space="preserve">Repeated </w:t>
        </w:r>
      </w:ins>
      <w:r w:rsidR="00105698">
        <w:t xml:space="preserve">condition, the target positions </w:t>
      </w:r>
      <w:r w:rsidR="00EC01CF">
        <w:t xml:space="preserve">will </w:t>
      </w:r>
      <w:r w:rsidR="00A15F7C">
        <w:t>be set to</w:t>
      </w:r>
      <w:r w:rsidR="00EC01CF">
        <w:t xml:space="preserve"> 22% SAI throughout the Learning phase</w:t>
      </w:r>
      <w:r w:rsidR="00A15F7C">
        <w:t>; 2)</w:t>
      </w:r>
      <w:r w:rsidR="00105698">
        <w:t xml:space="preserve"> In the </w:t>
      </w:r>
      <w:del w:id="83" w:author="Jonathan Wood" w:date="2020-05-18T16:38:00Z">
        <w:r w:rsidR="00105698" w:rsidDel="004A5E5B">
          <w:delText xml:space="preserve">Variable </w:delText>
        </w:r>
      </w:del>
      <w:ins w:id="84" w:author="Jonathan Wood" w:date="2020-05-18T16:38:00Z">
        <w:r w:rsidR="004A5E5B">
          <w:t xml:space="preserve">5σ </w:t>
        </w:r>
      </w:ins>
      <w:r w:rsidR="00105698">
        <w:t xml:space="preserve">condition, </w:t>
      </w:r>
      <w:r w:rsidR="006E6702">
        <w:t>target SAI will be drawn from a normal distribution with a mean of 22% and standard deviation of 5</w:t>
      </w:r>
      <w:r w:rsidR="00C90D86">
        <w:t xml:space="preserve">%; and 3) </w:t>
      </w:r>
      <w:r w:rsidR="00105698">
        <w:t xml:space="preserve">In the Uniform condition, the targets will </w:t>
      </w:r>
      <w:r w:rsidR="00C90D86">
        <w:t xml:space="preserve">be drawn from a uniform distribution with a range of 5%-39% SAI (Figure 1C &amp; D). </w:t>
      </w:r>
      <w:r w:rsidR="00320E7B">
        <w:t xml:space="preserve"> Based on our pilot testing, changing the target on a stride-by-stride basis made the task </w:t>
      </w:r>
      <w:r w:rsidR="00305607">
        <w:t>too</w:t>
      </w:r>
      <w:r w:rsidR="00320E7B">
        <w:t xml:space="preserve"> difficult</w:t>
      </w:r>
      <w:r w:rsidR="00305607">
        <w:t xml:space="preserve"> for participants;</w:t>
      </w:r>
      <w:r w:rsidR="00320E7B">
        <w:t xml:space="preserve"> thus, f</w:t>
      </w:r>
      <w:r w:rsidR="00105698">
        <w:t xml:space="preserve">or both the </w:t>
      </w:r>
      <w:ins w:id="85" w:author="Jonathan Wood" w:date="2020-05-18T16:39:00Z">
        <w:r w:rsidR="004A5E5B">
          <w:t>5σ</w:t>
        </w:r>
        <w:r w:rsidR="004A5E5B" w:rsidDel="004A5E5B">
          <w:t xml:space="preserve"> </w:t>
        </w:r>
      </w:ins>
      <w:del w:id="86" w:author="Jonathan Wood" w:date="2020-05-18T16:39:00Z">
        <w:r w:rsidR="00105698" w:rsidDel="004A5E5B">
          <w:delText xml:space="preserve">Variable </w:delText>
        </w:r>
      </w:del>
      <w:r w:rsidR="00105698">
        <w:t>and Uniform condition</w:t>
      </w:r>
      <w:r w:rsidR="00320E7B">
        <w:t>s</w:t>
      </w:r>
      <w:r w:rsidR="00C90D86">
        <w:t>, targets will</w:t>
      </w:r>
      <w:r w:rsidR="00320E7B">
        <w:t xml:space="preserve"> </w:t>
      </w:r>
      <w:r w:rsidR="00C90D86">
        <w:t>change</w:t>
      </w:r>
      <w:r w:rsidR="00305607">
        <w:t>, with equal probability,</w:t>
      </w:r>
      <w:r w:rsidR="00C90D86">
        <w:t xml:space="preserve"> every 1-5 strides</w:t>
      </w:r>
      <w:r w:rsidR="00320E7B">
        <w:t xml:space="preserve">. </w:t>
      </w:r>
      <w:r w:rsidR="00C90D86">
        <w:t xml:space="preserve"> </w:t>
      </w:r>
    </w:p>
    <w:p w14:paraId="5A3FB653" w14:textId="77777777" w:rsidR="00305607" w:rsidRDefault="00305607" w:rsidP="00105698">
      <w:pPr>
        <w:rPr>
          <w:i/>
          <w:iCs/>
          <w:u w:val="single"/>
        </w:rPr>
      </w:pPr>
    </w:p>
    <w:p w14:paraId="393DFFED" w14:textId="5DBDED26" w:rsidR="00105698" w:rsidRPr="00E4663D" w:rsidRDefault="00105698" w:rsidP="00105698">
      <w:pPr>
        <w:rPr>
          <w:i/>
          <w:iCs/>
          <w:u w:val="single"/>
        </w:rPr>
      </w:pPr>
      <w:r w:rsidRPr="00E4663D">
        <w:rPr>
          <w:i/>
          <w:iCs/>
          <w:u w:val="single"/>
        </w:rPr>
        <w:t xml:space="preserve">Data collection: </w:t>
      </w:r>
    </w:p>
    <w:p w14:paraId="7966DDCC" w14:textId="1DA291FA" w:rsidR="00105698" w:rsidRDefault="00105698">
      <w:r>
        <w:t>Kinetic data will be collected at a frequency of 1000 Hz from the dual belt treadmill instrumented with two force plates, one under each belt (</w:t>
      </w:r>
      <w:proofErr w:type="spellStart"/>
      <w:r>
        <w:t>Bertec</w:t>
      </w:r>
      <w:proofErr w:type="spellEnd"/>
      <w:r>
        <w:t xml:space="preserve">, Columbus, OH, USA). </w:t>
      </w:r>
      <w:r w:rsidR="001335F2">
        <w:t xml:space="preserve">Kinematic </w:t>
      </w:r>
      <w:r>
        <w:t xml:space="preserve">data will be collected at a frequency of 100 Hz using a Vicon MX40 motion capture system with 8 cameras and Nexus software </w:t>
      </w:r>
      <w:r w:rsidRPr="00E4663D">
        <w:t>(Vicon Motion Systems, Inc., London, UK).</w:t>
      </w:r>
      <w:r>
        <w:t xml:space="preserve"> We will use a custom marker set with 7 retroreflective markers</w:t>
      </w:r>
      <w:r w:rsidR="0076375E">
        <w:t>, one for</w:t>
      </w:r>
      <w:r>
        <w:t xml:space="preserve"> each heel,</w:t>
      </w:r>
      <w:r w:rsidR="00CD354D">
        <w:t xml:space="preserve"> each</w:t>
      </w:r>
      <w:r>
        <w:t xml:space="preserve"> lateral malleolus, and </w:t>
      </w:r>
      <w:r w:rsidR="00CD354D">
        <w:t xml:space="preserve">each </w:t>
      </w:r>
      <w:r>
        <w:t>5</w:t>
      </w:r>
      <w:r w:rsidRPr="00E4663D">
        <w:rPr>
          <w:vertAlign w:val="superscript"/>
        </w:rPr>
        <w:t>th</w:t>
      </w:r>
      <w:r>
        <w:t xml:space="preserve"> metatarsal head. The</w:t>
      </w:r>
      <w:r w:rsidR="00237BEF">
        <w:t xml:space="preserve"> seventh </w:t>
      </w:r>
      <w:r>
        <w:t xml:space="preserve">marker </w:t>
      </w:r>
      <w:r w:rsidR="00237BEF">
        <w:t xml:space="preserve">will be </w:t>
      </w:r>
      <w:r>
        <w:t>placed on the left 1</w:t>
      </w:r>
      <w:r w:rsidRPr="00E4663D">
        <w:rPr>
          <w:vertAlign w:val="superscript"/>
        </w:rPr>
        <w:t>st</w:t>
      </w:r>
      <w:r>
        <w:t xml:space="preserve"> metatarsal head</w:t>
      </w:r>
      <w:r w:rsidR="00CD354D">
        <w:t xml:space="preserve"> to ensure the tracking system can differentiate between the right and left feet</w:t>
      </w:r>
      <w:r>
        <w:t xml:space="preserve">. Kinematic data will be time-synchronized with kinetic data in Nexus. </w:t>
      </w:r>
    </w:p>
    <w:p w14:paraId="74B9617A" w14:textId="72423CCD" w:rsidR="00105698" w:rsidRDefault="00105698"/>
    <w:p w14:paraId="5760B5B2" w14:textId="77777777" w:rsidR="00C66CEF" w:rsidRPr="00F10670" w:rsidRDefault="00C66CEF" w:rsidP="00C66CEF">
      <w:pPr>
        <w:rPr>
          <w:i/>
          <w:iCs/>
          <w:u w:val="single"/>
        </w:rPr>
      </w:pPr>
      <w:r w:rsidRPr="00F10670">
        <w:rPr>
          <w:i/>
          <w:iCs/>
          <w:u w:val="single"/>
        </w:rPr>
        <w:t>Proposed analysis pipeline:</w:t>
      </w:r>
    </w:p>
    <w:p w14:paraId="045A3096" w14:textId="1003EAD6" w:rsidR="00E00AF1" w:rsidRDefault="00C66CEF" w:rsidP="00C66CEF">
      <w:r>
        <w:t xml:space="preserve">First, </w:t>
      </w:r>
      <w:r w:rsidR="00B42795">
        <w:t xml:space="preserve">any </w:t>
      </w:r>
      <w:r>
        <w:t xml:space="preserve">gaps in the kinematic data </w:t>
      </w:r>
      <w:r w:rsidR="00B42795">
        <w:t xml:space="preserve">will be filled </w:t>
      </w:r>
      <w:r>
        <w:t xml:space="preserve">using a </w:t>
      </w:r>
      <w:proofErr w:type="spellStart"/>
      <w:r w:rsidR="00F57A76">
        <w:t>Woltering</w:t>
      </w:r>
      <w:proofErr w:type="spellEnd"/>
      <w:r w:rsidR="00F57A76">
        <w:t xml:space="preserve"> </w:t>
      </w:r>
      <w:r w:rsidR="005B476B">
        <w:t xml:space="preserve">filter </w:t>
      </w:r>
      <w:r w:rsidR="00F57A76">
        <w:t>for small gaps (1-</w:t>
      </w:r>
      <w:r w:rsidR="005B694A">
        <w:t>4</w:t>
      </w:r>
      <w:r w:rsidR="00F57A76">
        <w:t xml:space="preserve"> frames) and Pattern Fill for larger gaps</w:t>
      </w:r>
      <w:r w:rsidR="005B694A">
        <w:t xml:space="preserve"> (&gt;4 frames)</w:t>
      </w:r>
      <w:r w:rsidR="00F57A76">
        <w:t xml:space="preserve"> </w:t>
      </w:r>
      <w:r>
        <w:t>in Nexus. The remainder of the data analysis will be performed with custom</w:t>
      </w:r>
      <w:r w:rsidR="00237BEF">
        <w:t>-</w:t>
      </w:r>
      <w:r>
        <w:t xml:space="preserve">written MATLAB </w:t>
      </w:r>
      <w:r w:rsidR="00237BEF">
        <w:t xml:space="preserve">scripts </w:t>
      </w:r>
      <w:r>
        <w:t>(</w:t>
      </w:r>
      <w:proofErr w:type="spellStart"/>
      <w:r w:rsidRPr="00A93ED5">
        <w:t>Mathworks</w:t>
      </w:r>
      <w:proofErr w:type="spellEnd"/>
      <w:r w:rsidRPr="00A93ED5">
        <w:t xml:space="preserve">, Natick, </w:t>
      </w:r>
      <w:r>
        <w:t xml:space="preserve">MA, USA). </w:t>
      </w:r>
      <w:r w:rsidRPr="00B34D36">
        <w:t>The code/software described in the paper is freely available online at [URL redacted for double-blind review]. The code is available as Extended Data.</w:t>
      </w:r>
      <w:r>
        <w:t xml:space="preserve"> </w:t>
      </w:r>
      <w:r w:rsidRPr="00B34D36">
        <w:t xml:space="preserve">Kinematic and kinetic data </w:t>
      </w:r>
      <w:r>
        <w:t>will be</w:t>
      </w:r>
      <w:r w:rsidRPr="00B34D36">
        <w:t xml:space="preserve"> low pass filtered at 10 Hz using a 4</w:t>
      </w:r>
      <w:r w:rsidRPr="00B34D36">
        <w:rPr>
          <w:vertAlign w:val="superscript"/>
        </w:rPr>
        <w:t>th</w:t>
      </w:r>
      <w:r w:rsidRPr="00B34D36">
        <w:t xml:space="preserve"> order Butterworth filter.</w:t>
      </w:r>
      <w:r>
        <w:t xml:space="preserve"> Kinetic data will be used to detect heel strike events when the force plate reads greater that 20 N and toe off events when the force plate reads less than 20 N. Erroneous force plate events will be removed and replaced with kinematic events</w:t>
      </w:r>
      <w:r w:rsidR="005B694A">
        <w:t xml:space="preserve">. For </w:t>
      </w:r>
      <w:r>
        <w:t>heel strikes</w:t>
      </w:r>
      <w:r w:rsidR="005B694A">
        <w:t xml:space="preserve"> this is </w:t>
      </w:r>
      <w:r>
        <w:t>the most anterior position of the heel marker in the sagittal plane</w:t>
      </w:r>
      <w:r w:rsidR="005B694A">
        <w:t>,</w:t>
      </w:r>
      <w:ins w:id="87" w:author="Jonathan Wood" w:date="2020-05-19T13:03:00Z">
        <w:r w:rsidR="001C484F">
          <w:t xml:space="preserve"> and</w:t>
        </w:r>
      </w:ins>
      <w:r w:rsidR="005B694A">
        <w:t xml:space="preserve"> for </w:t>
      </w:r>
      <w:r>
        <w:t>toe offs</w:t>
      </w:r>
      <w:r w:rsidR="005B694A">
        <w:t xml:space="preserve"> this is </w:t>
      </w:r>
      <w:r>
        <w:t>the most posterior position of the 5</w:t>
      </w:r>
      <w:r w:rsidRPr="00895680">
        <w:rPr>
          <w:vertAlign w:val="superscript"/>
        </w:rPr>
        <w:t>th</w:t>
      </w:r>
      <w:r>
        <w:t xml:space="preserve"> metatarsal head in the sagittal plane. Step lengths will be calculated as the</w:t>
      </w:r>
      <w:r w:rsidR="005B694A">
        <w:t xml:space="preserve"> sagittal</w:t>
      </w:r>
      <w:r>
        <w:t xml:space="preserve"> difference between the leading and trailing heel markers </w:t>
      </w:r>
      <w:proofErr w:type="gramStart"/>
      <w:r>
        <w:t>at the moment</w:t>
      </w:r>
      <w:proofErr w:type="gramEnd"/>
      <w:r>
        <w:t xml:space="preserve"> of leading heel strike. </w:t>
      </w:r>
      <w:r w:rsidR="00FC2113">
        <w:t>Step lengths will be used to calculate o</w:t>
      </w:r>
      <w:r>
        <w:t>ur primary outcome</w:t>
      </w:r>
      <w:r w:rsidR="00FC2113">
        <w:t>,</w:t>
      </w:r>
      <w:r>
        <w:t xml:space="preserve"> step asymmetry index (SAI</w:t>
      </w:r>
      <w:r w:rsidR="004C68CF">
        <w:t>; equation 1</w:t>
      </w:r>
      <w:r>
        <w:t>)</w:t>
      </w:r>
      <w:r w:rsidR="004C68CF">
        <w:t xml:space="preserve">. </w:t>
      </w:r>
      <w:r w:rsidR="001915A5">
        <w:t xml:space="preserve">We will remove any SAI baseline bias for each </w:t>
      </w:r>
      <w:r w:rsidR="00CD354D">
        <w:t xml:space="preserve">participant </w:t>
      </w:r>
      <w:r w:rsidR="00B515F8">
        <w:t xml:space="preserve">for each respective </w:t>
      </w:r>
      <w:r w:rsidR="001D7E75">
        <w:t xml:space="preserve">training </w:t>
      </w:r>
      <w:r w:rsidR="00B515F8">
        <w:t>session</w:t>
      </w:r>
      <w:r w:rsidR="00F44901">
        <w:t>: t</w:t>
      </w:r>
      <w:r w:rsidR="00E00AF1">
        <w:t xml:space="preserve">he mean of the last 50 strides of </w:t>
      </w:r>
      <w:r w:rsidR="00CD354D">
        <w:t>B</w:t>
      </w:r>
      <w:r w:rsidR="00E00AF1">
        <w:t xml:space="preserve">aseline will be subtracted from all strides for that respective session. The baseline corrected measure will be used for the remainder of our analysis. </w:t>
      </w:r>
    </w:p>
    <w:p w14:paraId="0145B4FE" w14:textId="54B2129D" w:rsidR="00E00AF1" w:rsidRDefault="00E00AF1" w:rsidP="00C66CEF"/>
    <w:p w14:paraId="6A65DEFE" w14:textId="2E8585DF" w:rsidR="00E00AF1" w:rsidDel="001C484F" w:rsidRDefault="002A1C0E" w:rsidP="00C66CEF">
      <w:pPr>
        <w:rPr>
          <w:del w:id="88" w:author="Jonathan Wood" w:date="2020-05-19T13:06:00Z"/>
        </w:rPr>
      </w:pPr>
      <w:r>
        <w:rPr>
          <w:noProof/>
        </w:rPr>
        <mc:AlternateContent>
          <mc:Choice Requires="wpg">
            <w:drawing>
              <wp:anchor distT="0" distB="0" distL="114300" distR="114300" simplePos="0" relativeHeight="251678720" behindDoc="0" locked="0" layoutInCell="1" allowOverlap="1" wp14:anchorId="536D78A1" wp14:editId="0DAD38EC">
                <wp:simplePos x="0" y="0"/>
                <wp:positionH relativeFrom="column">
                  <wp:posOffset>3929380</wp:posOffset>
                </wp:positionH>
                <wp:positionV relativeFrom="paragraph">
                  <wp:posOffset>36195</wp:posOffset>
                </wp:positionV>
                <wp:extent cx="1911350" cy="229235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1911350" cy="2292350"/>
                          <a:chOff x="0" y="0"/>
                          <a:chExt cx="1911350" cy="2292350"/>
                        </a:xfrm>
                      </wpg:grpSpPr>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84150"/>
                            <a:ext cx="1871980" cy="2108200"/>
                          </a:xfrm>
                          <a:prstGeom prst="rect">
                            <a:avLst/>
                          </a:prstGeom>
                        </pic:spPr>
                      </pic:pic>
                      <wps:wsp>
                        <wps:cNvPr id="8" name="Text Box 8"/>
                        <wps:cNvSpPr txBox="1"/>
                        <wps:spPr>
                          <a:xfrm>
                            <a:off x="0" y="0"/>
                            <a:ext cx="1911350" cy="184150"/>
                          </a:xfrm>
                          <a:prstGeom prst="rect">
                            <a:avLst/>
                          </a:prstGeom>
                          <a:solidFill>
                            <a:prstClr val="white"/>
                          </a:solidFill>
                          <a:ln>
                            <a:noFill/>
                          </a:ln>
                        </wps:spPr>
                        <wps:txbx>
                          <w:txbxContent>
                            <w:p w14:paraId="57633788" w14:textId="77777777" w:rsidR="002A1C0E" w:rsidRPr="00AB327B" w:rsidRDefault="002A1C0E" w:rsidP="002A1C0E">
                              <w:pPr>
                                <w:pStyle w:val="Caption"/>
                                <w:rPr>
                                  <w:b/>
                                  <w:bCs/>
                                  <w:i w:val="0"/>
                                  <w:iCs w:val="0"/>
                                  <w:noProof/>
                                  <w:sz w:val="24"/>
                                  <w:szCs w:val="24"/>
                                </w:rPr>
                              </w:pPr>
                              <w:r w:rsidRPr="00AB327B">
                                <w:rPr>
                                  <w:b/>
                                  <w:bCs/>
                                  <w:i w:val="0"/>
                                  <w:iCs w:val="0"/>
                                  <w:sz w:val="24"/>
                                  <w:szCs w:val="24"/>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6D78A1" id="Group 14" o:spid="_x0000_s1026" style="position:absolute;margin-left:309.4pt;margin-top:2.85pt;width:150.5pt;height:180.5pt;z-index:251678720" coordsize="19113,22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841;width:18719;height:2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">
                  <v:imagedata r:id="rId15" o:title=""/>
                </v:shape>
                <v:shapetype id="_x0000_t202" coordsize="21600,21600" o:spt="202" path="m,l,21600r21600,l21600,xe">
                  <v:stroke joinstyle="miter"/>
                  <v:path gradientshapeok="t" o:connecttype="rect"/>
                </v:shapetype>
                <v:shape id="Text Box 8" o:spid="_x0000_s1028" type="#_x0000_t202" style="position:absolute;width:191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7633788" w14:textId="77777777" w:rsidR="002A1C0E" w:rsidRPr="00AB327B" w:rsidRDefault="002A1C0E" w:rsidP="002A1C0E">
                        <w:pPr>
                          <w:pStyle w:val="Caption"/>
                          <w:rPr>
                            <w:b/>
                            <w:bCs/>
                            <w:i w:val="0"/>
                            <w:iCs w:val="0"/>
                            <w:noProof/>
                            <w:sz w:val="24"/>
                            <w:szCs w:val="24"/>
                          </w:rPr>
                        </w:pPr>
                        <w:r w:rsidRPr="00AB327B">
                          <w:rPr>
                            <w:b/>
                            <w:bCs/>
                            <w:i w:val="0"/>
                            <w:iCs w:val="0"/>
                            <w:sz w:val="24"/>
                            <w:szCs w:val="24"/>
                          </w:rPr>
                          <w:t>Figure 2</w:t>
                        </w:r>
                      </w:p>
                    </w:txbxContent>
                  </v:textbox>
                </v:shape>
                <w10:wrap type="square"/>
              </v:group>
            </w:pict>
          </mc:Fallback>
        </mc:AlternateContent>
      </w:r>
      <w:r w:rsidR="001D7E75">
        <w:t xml:space="preserve">To assess how well </w:t>
      </w:r>
      <w:r w:rsidR="00B651EE">
        <w:t>participants</w:t>
      </w:r>
      <w:r w:rsidR="001D7E75">
        <w:t xml:space="preserve"> performed on the learning task, w</w:t>
      </w:r>
      <w:r w:rsidR="001915A5">
        <w:t>e will calculate SAI accuracy as the absolute difference between the target SAI and the actual SAI</w:t>
      </w:r>
      <w:r w:rsidR="00B515F8">
        <w:t xml:space="preserve"> during the Learning phase</w:t>
      </w:r>
      <w:r w:rsidR="001915A5">
        <w:t>.</w:t>
      </w:r>
      <w:r w:rsidR="00C63C4F">
        <w:t xml:space="preserve"> </w:t>
      </w:r>
      <w:r w:rsidR="00E00AF1">
        <w:t>Mean differences</w:t>
      </w:r>
      <w:r w:rsidR="00764145">
        <w:t xml:space="preserve"> between the target step lengths and empirical step lengths</w:t>
      </w:r>
      <w:r w:rsidR="00E00AF1">
        <w:t xml:space="preserve"> for the learning phase will be used as a general measure of accuracy to test how well </w:t>
      </w:r>
      <w:r w:rsidR="00B651EE">
        <w:t>participants</w:t>
      </w:r>
      <w:r w:rsidR="00E00AF1">
        <w:t xml:space="preserve"> were able to perform the task. </w:t>
      </w:r>
      <w:ins w:id="89" w:author="Jonathan Wood" w:date="2020-05-18T17:13:00Z">
        <w:r w:rsidR="002B60A5">
          <w:t xml:space="preserve">During pilot testing, </w:t>
        </w:r>
        <w:r w:rsidR="002B60A5" w:rsidRPr="002039BA">
          <w:t>i</w:t>
        </w:r>
      </w:ins>
      <w:del w:id="90" w:author="Jonathan Wood" w:date="2020-05-18T16:40:00Z">
        <w:r w:rsidR="00E00AF1" w:rsidRPr="002B60A5" w:rsidDel="004A5E5B">
          <w:rPr>
            <w:rPrChange w:id="91" w:author="Jonathan Wood" w:date="2020-05-18T17:15:00Z">
              <w:rPr>
                <w:highlight w:val="yellow"/>
              </w:rPr>
            </w:rPrChange>
          </w:rPr>
          <w:delText xml:space="preserve">If a </w:delText>
        </w:r>
        <w:r w:rsidR="00074632" w:rsidRPr="002B60A5" w:rsidDel="004A5E5B">
          <w:rPr>
            <w:rPrChange w:id="92" w:author="Jonathan Wood" w:date="2020-05-18T17:15:00Z">
              <w:rPr>
                <w:highlight w:val="yellow"/>
              </w:rPr>
            </w:rPrChange>
          </w:rPr>
          <w:delText xml:space="preserve">participant’s </w:delText>
        </w:r>
        <w:r w:rsidR="00E00AF1" w:rsidRPr="002B60A5" w:rsidDel="004A5E5B">
          <w:rPr>
            <w:rPrChange w:id="93" w:author="Jonathan Wood" w:date="2020-05-18T17:15:00Z">
              <w:rPr>
                <w:highlight w:val="yellow"/>
              </w:rPr>
            </w:rPrChange>
          </w:rPr>
          <w:delText xml:space="preserve">accuracy falls outside 3 standard deviations of all behavior this </w:delText>
        </w:r>
        <w:r w:rsidR="00074632" w:rsidRPr="002B60A5" w:rsidDel="004A5E5B">
          <w:rPr>
            <w:rPrChange w:id="94" w:author="Jonathan Wood" w:date="2020-05-18T17:15:00Z">
              <w:rPr>
                <w:highlight w:val="yellow"/>
              </w:rPr>
            </w:rPrChange>
          </w:rPr>
          <w:delText xml:space="preserve">participant </w:delText>
        </w:r>
        <w:r w:rsidR="00E00AF1" w:rsidRPr="002B60A5" w:rsidDel="004A5E5B">
          <w:rPr>
            <w:rPrChange w:id="95" w:author="Jonathan Wood" w:date="2020-05-18T17:15:00Z">
              <w:rPr>
                <w:highlight w:val="yellow"/>
              </w:rPr>
            </w:rPrChange>
          </w:rPr>
          <w:delText>will be replaced.</w:delText>
        </w:r>
        <w:r w:rsidR="00764145" w:rsidRPr="002B60A5" w:rsidDel="004A5E5B">
          <w:rPr>
            <w:rPrChange w:id="96" w:author="Jonathan Wood" w:date="2020-05-18T17:15:00Z">
              <w:rPr>
                <w:highlight w:val="yellow"/>
              </w:rPr>
            </w:rPrChange>
          </w:rPr>
          <w:delText xml:space="preserve"> </w:delText>
        </w:r>
      </w:del>
      <w:del w:id="97" w:author="Jonathan Wood" w:date="2020-05-18T17:13:00Z">
        <w:r w:rsidR="00764145" w:rsidRPr="002B60A5" w:rsidDel="002B60A5">
          <w:rPr>
            <w:rPrChange w:id="98" w:author="Jonathan Wood" w:date="2020-05-18T17:15:00Z">
              <w:rPr>
                <w:highlight w:val="yellow"/>
              </w:rPr>
            </w:rPrChange>
          </w:rPr>
          <w:delText xml:space="preserve">In pilot testing we </w:delText>
        </w:r>
        <w:r w:rsidR="004357CE" w:rsidRPr="002B60A5" w:rsidDel="002B60A5">
          <w:rPr>
            <w:rPrChange w:id="99" w:author="Jonathan Wood" w:date="2020-05-18T17:15:00Z">
              <w:rPr>
                <w:highlight w:val="yellow"/>
              </w:rPr>
            </w:rPrChange>
          </w:rPr>
          <w:delText>found</w:delText>
        </w:r>
        <w:r w:rsidR="00764145" w:rsidRPr="002B60A5" w:rsidDel="002B60A5">
          <w:rPr>
            <w:rPrChange w:id="100" w:author="Jonathan Wood" w:date="2020-05-18T17:15:00Z">
              <w:rPr>
                <w:highlight w:val="yellow"/>
              </w:rPr>
            </w:rPrChange>
          </w:rPr>
          <w:delText xml:space="preserve"> that </w:delText>
        </w:r>
        <w:r w:rsidR="000F2CB7" w:rsidRPr="002B60A5" w:rsidDel="002B60A5">
          <w:rPr>
            <w:rPrChange w:id="101" w:author="Jonathan Wood" w:date="2020-05-18T17:15:00Z">
              <w:rPr>
                <w:highlight w:val="yellow"/>
              </w:rPr>
            </w:rPrChange>
          </w:rPr>
          <w:delText>i</w:delText>
        </w:r>
      </w:del>
      <w:r w:rsidR="000F2CB7" w:rsidRPr="002B60A5">
        <w:rPr>
          <w:rPrChange w:id="102" w:author="Jonathan Wood" w:date="2020-05-18T17:15:00Z">
            <w:rPr>
              <w:highlight w:val="yellow"/>
            </w:rPr>
          </w:rPrChange>
        </w:rPr>
        <w:t>ndividuals</w:t>
      </w:r>
      <w:r w:rsidR="00764145" w:rsidRPr="002B60A5">
        <w:rPr>
          <w:rPrChange w:id="103" w:author="Jonathan Wood" w:date="2020-05-18T17:15:00Z">
            <w:rPr>
              <w:highlight w:val="yellow"/>
            </w:rPr>
          </w:rPrChange>
        </w:rPr>
        <w:t xml:space="preserve"> </w:t>
      </w:r>
      <w:del w:id="104" w:author="Jonathan Wood" w:date="2020-05-18T17:13:00Z">
        <w:r w:rsidR="00764145" w:rsidRPr="002B60A5" w:rsidDel="002B60A5">
          <w:rPr>
            <w:rPrChange w:id="105" w:author="Jonathan Wood" w:date="2020-05-18T17:15:00Z">
              <w:rPr>
                <w:highlight w:val="yellow"/>
              </w:rPr>
            </w:rPrChange>
          </w:rPr>
          <w:delText xml:space="preserve">are </w:delText>
        </w:r>
      </w:del>
      <w:ins w:id="106" w:author="Jonathan Wood" w:date="2020-05-18T17:13:00Z">
        <w:r w:rsidR="002B60A5" w:rsidRPr="002B60A5">
          <w:rPr>
            <w:rPrChange w:id="107" w:author="Jonathan Wood" w:date="2020-05-18T17:15:00Z">
              <w:rPr>
                <w:highlight w:val="yellow"/>
              </w:rPr>
            </w:rPrChange>
          </w:rPr>
          <w:t xml:space="preserve">were </w:t>
        </w:r>
      </w:ins>
      <w:r w:rsidR="00764145" w:rsidRPr="002B60A5">
        <w:rPr>
          <w:rPrChange w:id="108" w:author="Jonathan Wood" w:date="2020-05-18T17:15:00Z">
            <w:rPr>
              <w:highlight w:val="yellow"/>
            </w:rPr>
          </w:rPrChange>
        </w:rPr>
        <w:t>able to follow the feedback</w:t>
      </w:r>
      <w:ins w:id="109" w:author="Jonathan Wood" w:date="2020-05-18T17:14:00Z">
        <w:r w:rsidR="002B60A5" w:rsidRPr="002B60A5">
          <w:rPr>
            <w:rPrChange w:id="110" w:author="Jonathan Wood" w:date="2020-05-18T17:15:00Z">
              <w:rPr>
                <w:highlight w:val="yellow"/>
              </w:rPr>
            </w:rPrChange>
          </w:rPr>
          <w:t xml:space="preserve"> during the Uniform condition with a </w:t>
        </w:r>
      </w:ins>
      <w:del w:id="111" w:author="Jonathan Wood" w:date="2020-05-14T11:33:00Z">
        <w:r w:rsidR="00764145" w:rsidRPr="002B60A5" w:rsidDel="004A6BAB">
          <w:rPr>
            <w:rPrChange w:id="112" w:author="Jonathan Wood" w:date="2020-05-18T17:15:00Z">
              <w:rPr>
                <w:highlight w:val="yellow"/>
              </w:rPr>
            </w:rPrChange>
          </w:rPr>
          <w:delText xml:space="preserve"> reasonably wel</w:delText>
        </w:r>
        <w:r w:rsidR="004357CE" w:rsidRPr="002B60A5" w:rsidDel="004A6BAB">
          <w:rPr>
            <w:rPrChange w:id="113" w:author="Jonathan Wood" w:date="2020-05-18T17:15:00Z">
              <w:rPr>
                <w:highlight w:val="yellow"/>
              </w:rPr>
            </w:rPrChange>
          </w:rPr>
          <w:delText xml:space="preserve">l averaging </w:delText>
        </w:r>
        <w:r w:rsidR="000F2CB7" w:rsidRPr="002B60A5" w:rsidDel="004A6BAB">
          <w:rPr>
            <w:rPrChange w:id="114" w:author="Jonathan Wood" w:date="2020-05-18T17:15:00Z">
              <w:rPr>
                <w:highlight w:val="yellow"/>
              </w:rPr>
            </w:rPrChange>
          </w:rPr>
          <w:delText>a distance</w:delText>
        </w:r>
      </w:del>
      <w:del w:id="115" w:author="Jonathan Wood" w:date="2020-05-18T17:14:00Z">
        <w:r w:rsidR="000F2CB7" w:rsidRPr="002B60A5" w:rsidDel="002B60A5">
          <w:rPr>
            <w:rPrChange w:id="116" w:author="Jonathan Wood" w:date="2020-05-18T17:15:00Z">
              <w:rPr>
                <w:highlight w:val="yellow"/>
              </w:rPr>
            </w:rPrChange>
          </w:rPr>
          <w:delText xml:space="preserve"> of</w:delText>
        </w:r>
      </w:del>
      <w:del w:id="117" w:author="Jonathan Wood" w:date="2020-05-14T11:33:00Z">
        <w:r w:rsidR="004357CE" w:rsidRPr="002B60A5" w:rsidDel="004A6BAB">
          <w:rPr>
            <w:rPrChange w:id="118" w:author="Jonathan Wood" w:date="2020-05-18T17:15:00Z">
              <w:rPr>
                <w:highlight w:val="yellow"/>
              </w:rPr>
            </w:rPrChange>
          </w:rPr>
          <w:delText xml:space="preserve"> </w:delText>
        </w:r>
      </w:del>
      <w:del w:id="119" w:author="Jonathan Wood" w:date="2020-05-18T17:14:00Z">
        <w:r w:rsidR="004357CE" w:rsidRPr="002B60A5" w:rsidDel="002B60A5">
          <w:rPr>
            <w:rPrChange w:id="120" w:author="Jonathan Wood" w:date="2020-05-18T17:15:00Z">
              <w:rPr>
                <w:highlight w:val="yellow"/>
              </w:rPr>
            </w:rPrChange>
          </w:rPr>
          <w:delText>2.</w:delText>
        </w:r>
        <w:r w:rsidR="00565ACF" w:rsidRPr="002B60A5" w:rsidDel="002B60A5">
          <w:rPr>
            <w:rPrChange w:id="121" w:author="Jonathan Wood" w:date="2020-05-18T17:15:00Z">
              <w:rPr>
                <w:highlight w:val="yellow"/>
              </w:rPr>
            </w:rPrChange>
          </w:rPr>
          <w:delText>6</w:delText>
        </w:r>
        <w:r w:rsidR="004357CE" w:rsidRPr="002B60A5" w:rsidDel="002B60A5">
          <w:rPr>
            <w:rPrChange w:id="122" w:author="Jonathan Wood" w:date="2020-05-18T17:15:00Z">
              <w:rPr>
                <w:highlight w:val="yellow"/>
              </w:rPr>
            </w:rPrChange>
          </w:rPr>
          <w:delText xml:space="preserve"> cm from the targets during the </w:delText>
        </w:r>
      </w:del>
      <w:del w:id="123" w:author="Jonathan Wood" w:date="2020-05-18T16:38:00Z">
        <w:r w:rsidR="004357CE" w:rsidRPr="002B60A5" w:rsidDel="004A5E5B">
          <w:rPr>
            <w:rPrChange w:id="124" w:author="Jonathan Wood" w:date="2020-05-18T17:15:00Z">
              <w:rPr>
                <w:highlight w:val="yellow"/>
              </w:rPr>
            </w:rPrChange>
          </w:rPr>
          <w:delText xml:space="preserve">stable </w:delText>
        </w:r>
      </w:del>
      <w:del w:id="125" w:author="Jonathan Wood" w:date="2020-05-18T17:14:00Z">
        <w:r w:rsidR="004357CE" w:rsidRPr="002B60A5" w:rsidDel="002B60A5">
          <w:rPr>
            <w:rPrChange w:id="126" w:author="Jonathan Wood" w:date="2020-05-18T17:15:00Z">
              <w:rPr>
                <w:highlight w:val="yellow"/>
              </w:rPr>
            </w:rPrChange>
          </w:rPr>
          <w:delText xml:space="preserve">condition and </w:delText>
        </w:r>
      </w:del>
      <w:ins w:id="127" w:author="Jonathan Wood" w:date="2020-05-18T17:14:00Z">
        <w:r w:rsidR="002B60A5" w:rsidRPr="002B60A5">
          <w:rPr>
            <w:rPrChange w:id="128" w:author="Jonathan Wood" w:date="2020-05-18T17:15:00Z">
              <w:rPr>
                <w:highlight w:val="yellow"/>
              </w:rPr>
            </w:rPrChange>
          </w:rPr>
          <w:t>mean</w:t>
        </w:r>
      </w:ins>
      <w:r w:rsidR="00C31232">
        <w:t xml:space="preserve"> distance</w:t>
      </w:r>
      <w:ins w:id="129" w:author="Jonathan Wood" w:date="2020-05-18T17:14:00Z">
        <w:r w:rsidR="002B60A5" w:rsidRPr="00510D5B">
          <w:t xml:space="preserve"> of </w:t>
        </w:r>
      </w:ins>
      <w:r w:rsidR="004357CE" w:rsidRPr="00510D5B">
        <w:t>4.2 cm from the targets</w:t>
      </w:r>
      <w:del w:id="130" w:author="Jonathan Wood" w:date="2020-05-18T17:14:00Z">
        <w:r w:rsidR="004357CE" w:rsidRPr="00510D5B" w:rsidDel="002B60A5">
          <w:delText xml:space="preserve"> during the </w:delText>
        </w:r>
      </w:del>
      <w:del w:id="131" w:author="Jonathan Wood" w:date="2020-05-18T16:40:00Z">
        <w:r w:rsidR="004357CE" w:rsidRPr="00510D5B" w:rsidDel="004A5E5B">
          <w:delText>u</w:delText>
        </w:r>
      </w:del>
      <w:del w:id="132" w:author="Jonathan Wood" w:date="2020-05-18T17:14:00Z">
        <w:r w:rsidR="004357CE" w:rsidRPr="00510D5B" w:rsidDel="002B60A5">
          <w:delText>niform condition</w:delText>
        </w:r>
      </w:del>
      <w:del w:id="133" w:author="Jonathan Wood" w:date="2020-05-18T17:16:00Z">
        <w:r w:rsidR="004357CE" w:rsidRPr="00510D5B" w:rsidDel="002B60A5">
          <w:delText xml:space="preserve"> (Figure </w:delText>
        </w:r>
      </w:del>
      <w:del w:id="134" w:author="Jonathan Wood" w:date="2020-05-18T17:13:00Z">
        <w:r w:rsidR="004357CE" w:rsidRPr="00510D5B" w:rsidDel="002B60A5">
          <w:delText>X</w:delText>
        </w:r>
      </w:del>
      <w:del w:id="135" w:author="Jonathan Wood" w:date="2020-05-18T17:16:00Z">
        <w:r w:rsidR="004357CE" w:rsidRPr="00510D5B" w:rsidDel="002B60A5">
          <w:delText>)</w:delText>
        </w:r>
      </w:del>
      <w:r w:rsidR="004357CE" w:rsidRPr="00510D5B">
        <w:t>.</w:t>
      </w:r>
      <w:r w:rsidR="004357CE" w:rsidRPr="002039BA">
        <w:t xml:space="preserve"> </w:t>
      </w:r>
      <w:ins w:id="136" w:author="Jonathan Wood" w:date="2020-05-18T17:09:00Z">
        <w:r w:rsidR="006C2058">
          <w:t xml:space="preserve">Furthermore, </w:t>
        </w:r>
      </w:ins>
      <w:ins w:id="137" w:author="Jonathan Wood" w:date="2020-05-18T17:10:00Z">
        <w:r w:rsidR="002B60A5">
          <w:t>the right and left step lengths were significantly correlated with the right and left target</w:t>
        </w:r>
      </w:ins>
      <w:ins w:id="138" w:author="Jonathan Wood" w:date="2020-05-18T17:12:00Z">
        <w:r w:rsidR="002B60A5">
          <w:t xml:space="preserve"> </w:t>
        </w:r>
      </w:ins>
      <w:ins w:id="139" w:author="Jonathan Wood" w:date="2020-05-18T17:10:00Z">
        <w:r w:rsidR="002B60A5">
          <w:t>(r = 0.61, r = 0.83)</w:t>
        </w:r>
      </w:ins>
      <w:ins w:id="140" w:author="Jonathan Wood" w:date="2020-05-18T17:12:00Z">
        <w:r w:rsidR="002B60A5">
          <w:t>, respectively.</w:t>
        </w:r>
      </w:ins>
      <w:ins w:id="141" w:author="Jonathan Wood" w:date="2020-05-19T13:06:00Z">
        <w:r w:rsidR="001C484F">
          <w:t xml:space="preserve"> </w:t>
        </w:r>
      </w:ins>
    </w:p>
    <w:p w14:paraId="6E21A3B4" w14:textId="640149DA" w:rsidR="00E00AF1" w:rsidDel="001C484F" w:rsidRDefault="002807A6" w:rsidP="00C66CEF">
      <w:pPr>
        <w:rPr>
          <w:del w:id="142" w:author="Jonathan Wood" w:date="2020-05-19T13:06:00Z"/>
        </w:rPr>
      </w:pPr>
      <w:del w:id="143" w:author="Jonathan Wood" w:date="2020-05-19T13:52:00Z">
        <w:r w:rsidDel="002A1C0E">
          <w:rPr>
            <w:noProof/>
          </w:rPr>
          <mc:AlternateContent>
            <mc:Choice Requires="wpg">
              <w:drawing>
                <wp:anchor distT="0" distB="0" distL="114300" distR="114300" simplePos="0" relativeHeight="251666432" behindDoc="0" locked="0" layoutInCell="1" allowOverlap="1" wp14:anchorId="4523968C" wp14:editId="496D7BB8">
                  <wp:simplePos x="0" y="0"/>
                  <wp:positionH relativeFrom="column">
                    <wp:posOffset>3832529</wp:posOffset>
                  </wp:positionH>
                  <wp:positionV relativeFrom="paragraph">
                    <wp:posOffset>93455</wp:posOffset>
                  </wp:positionV>
                  <wp:extent cx="1911350" cy="225800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1911350" cy="2106930"/>
                            <a:chOff x="0" y="151075"/>
                            <a:chExt cx="1911350" cy="2106930"/>
                          </a:xfrm>
                        </wpg:grpSpPr>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51075"/>
                              <a:ext cx="1911350" cy="2106930"/>
                            </a:xfrm>
                            <a:prstGeom prst="rect">
                              <a:avLst/>
                            </a:prstGeom>
                          </pic:spPr>
                        </pic:pic>
                      </wpg:wgp>
                    </a:graphicData>
                  </a:graphic>
                </wp:anchor>
              </w:drawing>
            </mc:Choice>
            <mc:Fallback>
              <w:pict>
                <v:group w14:anchorId="60C0BE14" id="Group 17" o:spid="_x0000_s1026" style="position:absolute;margin-left:301.75pt;margin-top:7.35pt;width:150.5pt;height:177.8pt;z-index:251666432" coordorigin=",1510" coordsize="19113,21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">
                  <v:shape id="Picture 12" o:spid="_x0000_s1027" type="#_x0000_t75" style="position:absolute;top:1510;width:19113;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">
                    <v:imagedata r:id="rId17" o:title=""/>
                  </v:shape>
                  <w10:wrap type="square"/>
                </v:group>
              </w:pict>
            </mc:Fallback>
          </mc:AlternateContent>
        </w:r>
      </w:del>
    </w:p>
    <w:p w14:paraId="3ED1A77A" w14:textId="06F50B17" w:rsidR="00E00AF1" w:rsidRDefault="00C63C4F" w:rsidP="00E00AF1">
      <w:del w:id="144" w:author="Jonathan Wood" w:date="2020-05-19T13:05:00Z">
        <w:r w:rsidDel="001C484F">
          <w:delText xml:space="preserve">To </w:delText>
        </w:r>
      </w:del>
      <w:ins w:id="145" w:author="Jonathan Wood" w:date="2020-05-19T13:05:00Z">
        <w:r w:rsidR="001C484F">
          <w:t xml:space="preserve">We </w:t>
        </w:r>
      </w:ins>
      <w:r w:rsidR="00C31232">
        <w:t>will also test our assumption that</w:t>
      </w:r>
      <w:ins w:id="146" w:author="Jonathan Wood" w:date="2020-05-19T13:05:00Z">
        <w:r w:rsidR="001C484F">
          <w:t>, during the learning phase,</w:t>
        </w:r>
      </w:ins>
      <w:r w:rsidR="00C31232">
        <w:t xml:space="preserve"> the </w:t>
      </w:r>
      <w:del w:id="147" w:author="Jonathan Wood" w:date="2020-05-19T13:05:00Z">
        <w:r w:rsidR="00C31232" w:rsidDel="001C484F">
          <w:delText xml:space="preserve">mean </w:delText>
        </w:r>
      </w:del>
      <w:r w:rsidR="00C31232">
        <w:t xml:space="preserve">SAI </w:t>
      </w:r>
      <w:ins w:id="148" w:author="Jonathan Wood" w:date="2020-05-19T13:05:00Z">
        <w:r w:rsidR="001C484F">
          <w:t xml:space="preserve">mean </w:t>
        </w:r>
      </w:ins>
      <w:r w:rsidR="00C31232">
        <w:t>will be similar across conditions, but the SAI standard deviation will be different across conditions</w:t>
      </w:r>
      <w:del w:id="149" w:author="Jonathan Wood" w:date="2020-05-19T13:05:00Z">
        <w:r w:rsidR="00C31232" w:rsidDel="001C484F">
          <w:delText xml:space="preserve"> during the learning phase</w:delText>
        </w:r>
      </w:del>
      <w:r w:rsidR="00C31232">
        <w:t xml:space="preserve">. </w:t>
      </w:r>
      <w:del w:id="150" w:author="Jonathan Wood" w:date="2020-05-18T17:16:00Z">
        <w:r w:rsidR="00396E85" w:rsidRPr="00C31232" w:rsidDel="002B60A5">
          <w:delText xml:space="preserve">will test these differences with a repeated measures analysis of variance and post-hoc </w:delText>
        </w:r>
        <w:r w:rsidR="00321DC5" w:rsidRPr="00C31232" w:rsidDel="002B60A5">
          <w:delText>pairwise comparisons</w:delText>
        </w:r>
        <w:r w:rsidR="00396E85" w:rsidRPr="00C31232" w:rsidDel="002B60A5">
          <w:delText xml:space="preserve"> if </w:delText>
        </w:r>
        <w:r w:rsidR="00764145" w:rsidRPr="00C31232" w:rsidDel="002B60A5">
          <w:delText>the analysis of variance test is significant</w:delText>
        </w:r>
        <w:r w:rsidR="00396E85" w:rsidRPr="00C31232" w:rsidDel="002B60A5">
          <w:delText>.</w:delText>
        </w:r>
        <w:r w:rsidR="00396E85" w:rsidDel="002B60A5">
          <w:delText xml:space="preserve"> </w:delText>
        </w:r>
      </w:del>
      <w:r w:rsidR="009776DA">
        <w:t>Our pilot data</w:t>
      </w:r>
      <w:r w:rsidR="004357CE">
        <w:t xml:space="preserve"> appear</w:t>
      </w:r>
      <w:r w:rsidR="009776DA">
        <w:t xml:space="preserve"> </w:t>
      </w:r>
      <w:r w:rsidR="00C723C8">
        <w:t>consistent with</w:t>
      </w:r>
      <w:r w:rsidR="009776DA">
        <w:t xml:space="preserve"> </w:t>
      </w:r>
      <w:r w:rsidR="00C723C8">
        <w:t>these predictions</w:t>
      </w:r>
      <w:r w:rsidR="009776DA">
        <w:t xml:space="preserve"> (Figure </w:t>
      </w:r>
      <w:r w:rsidR="00AB327B">
        <w:t>2</w:t>
      </w:r>
      <w:r w:rsidR="009776DA">
        <w:t>)</w:t>
      </w:r>
      <w:r w:rsidR="00C723C8">
        <w:t>, as</w:t>
      </w:r>
      <w:r w:rsidR="004357CE">
        <w:t xml:space="preserve"> the mean SAI during learning is similar between </w:t>
      </w:r>
      <w:del w:id="151" w:author="Jonathan Wood" w:date="2020-05-18T16:38:00Z">
        <w:r w:rsidR="004357CE" w:rsidDel="004A5E5B">
          <w:delText xml:space="preserve">stable </w:delText>
        </w:r>
      </w:del>
      <w:ins w:id="152" w:author="Jonathan Wood" w:date="2020-05-18T16:38:00Z">
        <w:r w:rsidR="004A5E5B">
          <w:t xml:space="preserve">repeated </w:t>
        </w:r>
      </w:ins>
      <w:r w:rsidR="004357CE">
        <w:t xml:space="preserve">and </w:t>
      </w:r>
      <w:ins w:id="153" w:author="Jonathan Wood" w:date="2020-05-18T16:40:00Z">
        <w:r w:rsidR="004A5E5B">
          <w:t>U</w:t>
        </w:r>
      </w:ins>
      <w:del w:id="154" w:author="Jonathan Wood" w:date="2020-05-18T16:40:00Z">
        <w:r w:rsidR="004357CE" w:rsidDel="004A5E5B">
          <w:delText>u</w:delText>
        </w:r>
      </w:del>
      <w:r w:rsidR="004357CE">
        <w:t xml:space="preserve">niform conditions </w:t>
      </w:r>
      <w:r w:rsidR="009776DA">
        <w:t xml:space="preserve">but the standard deviation </w:t>
      </w:r>
      <w:r w:rsidR="00C31232">
        <w:t>appears</w:t>
      </w:r>
      <w:r w:rsidR="009776DA">
        <w:t xml:space="preserve"> different. </w:t>
      </w:r>
    </w:p>
    <w:p w14:paraId="68A26D24" w14:textId="18659DCF" w:rsidR="00E00AF1" w:rsidRDefault="00E00AF1" w:rsidP="00C66CEF"/>
    <w:p w14:paraId="473DD9C1" w14:textId="1C08F3EF" w:rsidR="005E012E" w:rsidRDefault="00C63C4F" w:rsidP="00C66CEF">
      <w:pPr>
        <w:rPr>
          <w:ins w:id="155" w:author="Hyosub Kim" w:date="2020-05-14T09:55:00Z"/>
        </w:rPr>
      </w:pPr>
      <w:del w:id="156" w:author="Jonathan Wood" w:date="2020-05-18T21:27:00Z">
        <w:r w:rsidDel="00F6786F">
          <w:delText>Our primary dependent variable of u</w:delText>
        </w:r>
      </w:del>
      <w:ins w:id="157" w:author="Jonathan Wood" w:date="2020-05-18T21:27:00Z">
        <w:r w:rsidR="00F6786F">
          <w:t>U</w:t>
        </w:r>
      </w:ins>
      <w:r>
        <w:t>se-dependent bias will be calculated as the mean SAI during the first 10 strides of the Washout phase</w:t>
      </w:r>
      <w:del w:id="158" w:author="Jonathan Wood" w:date="2020-05-19T13:06:00Z">
        <w:r w:rsidDel="001C484F">
          <w:delText xml:space="preserve"> (Initial Washout)</w:delText>
        </w:r>
      </w:del>
      <w:r>
        <w:t xml:space="preserve">. </w:t>
      </w:r>
      <w:del w:id="159" w:author="Jonathan Wood" w:date="2020-05-18T17:17:00Z">
        <w:r w:rsidR="00BF7145" w:rsidDel="002B60A5">
          <w:delText>As the primary behavioral comparison</w:delText>
        </w:r>
        <w:r w:rsidR="00BF7145" w:rsidRPr="00C31232" w:rsidDel="002B60A5">
          <w:delText>, we will analyze the measure of use-dependent bias across conditions using a repeated measures analysis of variance</w:delText>
        </w:r>
        <w:r w:rsidR="00321DC5" w:rsidRPr="00C31232" w:rsidDel="002B60A5">
          <w:delText xml:space="preserve"> and post-hoc pairwise comparisons if </w:delText>
        </w:r>
        <w:r w:rsidR="003A4641" w:rsidRPr="00C31232" w:rsidDel="002B60A5">
          <w:delText>the analysis of variance is significant.</w:delText>
        </w:r>
        <w:r w:rsidR="003A4641" w:rsidDel="002B60A5">
          <w:delText xml:space="preserve">  </w:delText>
        </w:r>
      </w:del>
      <w:r w:rsidR="00345CB5">
        <w:t>W</w:t>
      </w:r>
      <w:r w:rsidR="003A4641">
        <w:t>e will also compare the change in use-dependent bias</w:t>
      </w:r>
      <w:r w:rsidR="00345CB5">
        <w:t>es</w:t>
      </w:r>
      <w:r w:rsidR="003A4641">
        <w:t xml:space="preserve"> </w:t>
      </w:r>
      <w:r w:rsidR="00345CB5">
        <w:t>across</w:t>
      </w:r>
      <w:r w:rsidR="003A4641">
        <w:t xml:space="preserve"> condition</w:t>
      </w:r>
      <w:r w:rsidR="00345CB5">
        <w:t>s</w:t>
      </w:r>
      <w:r w:rsidR="000C593F">
        <w:t xml:space="preserve">, as our computational models make distinct predictions regarding the sensitivity of UDP to environmental consistency (see Modeling). </w:t>
      </w:r>
      <w:r w:rsidR="00BF7145">
        <w:t xml:space="preserve">We will also analyze the rate of washout </w:t>
      </w:r>
      <w:del w:id="160" w:author="Jonathan Wood" w:date="2020-05-18T21:30:00Z">
        <w:r w:rsidR="00BF7145" w:rsidDel="00F6786F">
          <w:delText xml:space="preserve">using </w:delText>
        </w:r>
        <w:r w:rsidR="00321DC5" w:rsidDel="00F6786F">
          <w:delText xml:space="preserve">a </w:delText>
        </w:r>
        <w:r w:rsidR="00BF7145" w:rsidDel="00F6786F">
          <w:delText>regression</w:delText>
        </w:r>
        <w:r w:rsidR="00321DC5" w:rsidDel="00F6786F">
          <w:delText xml:space="preserve"> analysis</w:delText>
        </w:r>
      </w:del>
      <w:ins w:id="161" w:author="Jonathan Wood" w:date="2020-05-18T21:30:00Z">
        <w:r w:rsidR="00F6786F">
          <w:t>by regressing</w:t>
        </w:r>
      </w:ins>
      <w:ins w:id="162" w:author="Jonathan Wood" w:date="2020-05-18T21:31:00Z">
        <w:r w:rsidR="00F6786F">
          <w:t xml:space="preserve"> subsequent strides onto current strides for each stride of washout.</w:t>
        </w:r>
      </w:ins>
      <w:ins w:id="163" w:author="Jonathan Wood" w:date="2020-05-18T21:29:00Z">
        <w:r w:rsidR="00F6786F">
          <w:t xml:space="preserve"> The slope of this regression</w:t>
        </w:r>
      </w:ins>
      <w:ins w:id="164" w:author="Jonathan Wood" w:date="2020-05-18T17:18:00Z">
        <w:r w:rsidR="002B60A5">
          <w:t xml:space="preserve"> predict</w:t>
        </w:r>
      </w:ins>
      <w:ins w:id="165" w:author="Jonathan Wood" w:date="2020-05-18T21:28:00Z">
        <w:r w:rsidR="00F6786F">
          <w:t>s</w:t>
        </w:r>
      </w:ins>
      <w:ins w:id="166" w:author="Jonathan Wood" w:date="2020-05-18T17:18:00Z">
        <w:r w:rsidR="002B60A5">
          <w:t xml:space="preserve"> the amount of SAI </w:t>
        </w:r>
      </w:ins>
      <w:ins w:id="167" w:author="Jonathan Wood" w:date="2020-05-18T21:28:00Z">
        <w:r w:rsidR="00F6786F">
          <w:t xml:space="preserve">retained from one </w:t>
        </w:r>
      </w:ins>
      <w:ins w:id="168" w:author="Jonathan Wood" w:date="2020-05-18T17:18:00Z">
        <w:r w:rsidR="002B60A5">
          <w:t xml:space="preserve">stride </w:t>
        </w:r>
      </w:ins>
      <w:ins w:id="169" w:author="Jonathan Wood" w:date="2020-05-18T21:28:00Z">
        <w:r w:rsidR="00F6786F">
          <w:t>to the next</w:t>
        </w:r>
      </w:ins>
      <w:ins w:id="170" w:author="Jonathan Wood" w:date="2020-05-18T17:19:00Z">
        <w:r w:rsidR="002B60A5">
          <w:t xml:space="preserve">. </w:t>
        </w:r>
      </w:ins>
      <w:del w:id="171" w:author="Jonathan Wood" w:date="2020-05-18T21:30:00Z">
        <w:r w:rsidR="00BF7145" w:rsidDel="00F6786F">
          <w:delText xml:space="preserve"> </w:delText>
        </w:r>
      </w:del>
      <w:r w:rsidR="00BF7145">
        <w:fldChar w:fldCharType="begin"/>
      </w:r>
      <w:r w:rsidR="00BF7145">
        <w:instrText xml:space="preserve"> ADDIN ZOTERO_ITEM CSL_CITATION {"citationID":"NyRcQls4","properties":{"formattedCitation":"(Kitago et al., 2013)","plainCitation":"(Kitago et al., 2013)","noteIndex":0},"citationItems":[{"id":1076,"uris":["http://zotero.org/users/5226272/items/4AIVQIJ9"],"uri":["http://zotero.org/users/5226272/items/4AIVQIJ9"],"itemData":{"id":1076,"type":"article-journal","abstract":"Humans are able to rapidly adapt their movements when a visuomotor or other systematic perturbation is imposed. However, the adaptation is forgotten or unlearned equally rapidly once the perturbation is removed. The ultimate cause of this unlearning remains poorly understood. Unlearning is often considered to be a passive process due to inability to retain an internal model. However, we have recently suggested that it may instead be a process of reversion to habit, without necessarily any forgetting per se. We compared the timecourse and nature of unlearning across a variety of protocols where unlearning is known to occur: error-clamp trials, removal of visual feedback, removal of the perturbation, or simply a period of inactivity. We found that, in agreement with mathematical models, there was no signiﬁcant difference in the rate of decay between subject who experienced zero-error clamp trials, and subjects who made movements with no visual feedback. Time alone did lead to partial unlearning (over the duration we tested), but the amount of unlearning was inconsistent across subjects. Upon re-exposure to the same perturbation, subjects who unlearned through time or by reverting to veridical feedback exhibited savings. By contrast, no savings was observed in subjects who unlearned by having visual feedback removed or by being placed in a series of error-clamp trials. Thus although these various forms of unlearning can all revert subjects back to baseline behavior, they have markedly different effects on whether long-term memory for the adaptation is spared or is also unlearned. On the basis of these and previous ﬁndings, we suggest that unlearning is not due to passive forgetting of an internal model, but is instead an active process whereby adapted behavior gradually reverts to baseline habits.","container-title":"Frontiers in Human Neuroscience","DOI":"10.3389/fnhum.2013.00307","ISSN":"1662-5161","journalAbbreviation":"Front Hum Neurosci","language":"en","source":"DOI.org (Crossref)","title":"Unlearning versus savings in visuomotor adaptation: comparing effects of washout, passage of time, and removal of errors on motor memory","title-short":"Unlearning versus savings in visuomotor adaptation","URL":"http://journal.frontiersin.org/article/10.3389/fnhum.2013.00307/abstract","volume":"7","author":[{"family":"Kitago","given":"Tomoko"},{"family":"Ryan","given":"Sophia L."},{"family":"Mazzoni","given":"Pietro"},{"family":"Krakauer","given":"John W."},{"family":"Haith","given":"Adrian M."}],"accessed":{"date-parts":[["2019",8,7]]},"issued":{"date-parts":[["2013"]]}}}],"schema":"https://github.com/citation-style-language/schema/raw/master/csl-citation.json"} </w:instrText>
      </w:r>
      <w:r w:rsidR="00BF7145">
        <w:fldChar w:fldCharType="separate"/>
      </w:r>
      <w:r w:rsidR="00BF7145" w:rsidRPr="00BF7145">
        <w:t>(Kitago et al., 2013</w:t>
      </w:r>
      <w:ins w:id="172" w:author="Jonathan Wood" w:date="2020-05-19T15:29:00Z">
        <w:r w:rsidR="003363A7">
          <w:t>; Wood et al., 2020</w:t>
        </w:r>
      </w:ins>
      <w:r w:rsidR="00BF7145" w:rsidRPr="00BF7145">
        <w:t>)</w:t>
      </w:r>
      <w:r w:rsidR="00BF7145">
        <w:fldChar w:fldCharType="end"/>
      </w:r>
      <w:del w:id="173" w:author="Jonathan Wood" w:date="2020-05-18T17:17:00Z">
        <w:r w:rsidR="00321DC5" w:rsidDel="002B60A5">
          <w:delText xml:space="preserve"> and compare these rates with a repeated measures analysis of variance with post-hoc pairwise comparisons if </w:delText>
        </w:r>
        <w:r w:rsidR="00F2396E" w:rsidDel="002B60A5">
          <w:delText>the analysis of variance is significant</w:delText>
        </w:r>
        <w:r w:rsidR="00321DC5" w:rsidDel="002B60A5">
          <w:delText>.</w:delText>
        </w:r>
      </w:del>
      <w:ins w:id="174" w:author="Jonathan Wood" w:date="2020-05-18T17:17:00Z">
        <w:r w:rsidR="002B60A5">
          <w:t xml:space="preserve">. </w:t>
        </w:r>
      </w:ins>
      <w:del w:id="175" w:author="Jonathan Wood" w:date="2020-05-18T17:18:00Z">
        <w:r w:rsidR="00321DC5" w:rsidDel="002B60A5">
          <w:delText xml:space="preserve"> </w:delText>
        </w:r>
      </w:del>
    </w:p>
    <w:p w14:paraId="7AB2B78F" w14:textId="3538ECAD" w:rsidR="00D24F3C" w:rsidRDefault="00D24F3C" w:rsidP="00C66CEF">
      <w:pPr>
        <w:rPr>
          <w:ins w:id="176" w:author="Jonathan Wood" w:date="2020-05-06T10:36:00Z"/>
        </w:rPr>
      </w:pPr>
    </w:p>
    <w:p w14:paraId="0BFCB91F" w14:textId="3855E0B3" w:rsidR="002B60A5" w:rsidRPr="00D70C81" w:rsidRDefault="002B60A5" w:rsidP="00C66CEF">
      <w:pPr>
        <w:rPr>
          <w:i/>
          <w:iCs/>
          <w:u w:val="single"/>
        </w:rPr>
      </w:pPr>
      <w:r w:rsidRPr="00D70C81">
        <w:rPr>
          <w:i/>
          <w:iCs/>
          <w:u w:val="single"/>
        </w:rPr>
        <w:t>Statistical analysis</w:t>
      </w:r>
      <w:ins w:id="177" w:author="Jonathan Wood" w:date="2020-05-18T20:34:00Z">
        <w:r w:rsidR="00D70C81">
          <w:rPr>
            <w:i/>
            <w:iCs/>
            <w:u w:val="single"/>
          </w:rPr>
          <w:t>:</w:t>
        </w:r>
      </w:ins>
    </w:p>
    <w:p w14:paraId="34B73BB8" w14:textId="012D2B69" w:rsidR="00ED5542" w:rsidRPr="00D70C81" w:rsidRDefault="00EA377F" w:rsidP="00C66CEF">
      <w:pPr>
        <w:rPr>
          <w:ins w:id="178" w:author="Jonathan Wood" w:date="2020-05-18T20:20:00Z"/>
        </w:rPr>
      </w:pPr>
      <w:ins w:id="179" w:author="Jonathan Wood" w:date="2020-05-19T13:08:00Z">
        <w:r>
          <w:t>We will test for differences</w:t>
        </w:r>
      </w:ins>
      <w:ins w:id="180" w:author="Jonathan Wood" w:date="2020-05-18T20:22:00Z">
        <w:r w:rsidR="00B14A33" w:rsidRPr="00D70C81">
          <w:t xml:space="preserve"> </w:t>
        </w:r>
      </w:ins>
      <w:ins w:id="181" w:author="Jonathan Wood" w:date="2020-05-19T13:08:00Z">
        <w:r>
          <w:t>across conditions</w:t>
        </w:r>
      </w:ins>
      <w:ins w:id="182" w:author="Jonathan Wood" w:date="2020-05-19T13:09:00Z">
        <w:r>
          <w:t xml:space="preserve"> for</w:t>
        </w:r>
      </w:ins>
      <w:ins w:id="183" w:author="Jonathan Wood" w:date="2020-05-18T20:22:00Z">
        <w:r w:rsidR="00B14A33" w:rsidRPr="00D70C81">
          <w:t xml:space="preserve"> the </w:t>
        </w:r>
      </w:ins>
      <w:ins w:id="184" w:author="Jonathan Wood" w:date="2020-05-18T20:24:00Z">
        <w:r w:rsidR="00B14A33" w:rsidRPr="00D70C81">
          <w:t xml:space="preserve">mean </w:t>
        </w:r>
      </w:ins>
      <w:ins w:id="185" w:author="Jonathan Wood" w:date="2020-05-19T13:07:00Z">
        <w:r>
          <w:t xml:space="preserve">and standard deviation SAI </w:t>
        </w:r>
      </w:ins>
      <w:ins w:id="186" w:author="Jonathan Wood" w:date="2020-05-18T20:24:00Z">
        <w:r w:rsidR="00B14A33" w:rsidRPr="00D70C81">
          <w:t xml:space="preserve">during </w:t>
        </w:r>
      </w:ins>
      <w:ins w:id="187" w:author="Jonathan Wood" w:date="2020-05-19T13:08:00Z">
        <w:r>
          <w:t>L</w:t>
        </w:r>
      </w:ins>
      <w:ins w:id="188" w:author="Jonathan Wood" w:date="2020-05-18T20:24:00Z">
        <w:r w:rsidR="00B14A33" w:rsidRPr="00D70C81">
          <w:t>earning</w:t>
        </w:r>
      </w:ins>
      <w:ins w:id="189" w:author="Jonathan Wood" w:date="2020-05-18T20:26:00Z">
        <w:r w:rsidR="00B14A33">
          <w:t>, SAI aftereffect</w:t>
        </w:r>
      </w:ins>
      <w:ins w:id="190" w:author="Jonathan Wood" w:date="2020-05-19T13:08:00Z">
        <w:r>
          <w:t>s and SAI</w:t>
        </w:r>
      </w:ins>
      <w:ins w:id="191" w:author="Jonathan Wood" w:date="2020-05-18T20:26:00Z">
        <w:r w:rsidR="00B14A33">
          <w:t xml:space="preserve"> washout rate </w:t>
        </w:r>
      </w:ins>
      <w:ins w:id="192" w:author="Jonathan Wood" w:date="2020-05-19T13:09:00Z">
        <w:r>
          <w:t>using</w:t>
        </w:r>
      </w:ins>
      <w:ins w:id="193" w:author="Jonathan Wood" w:date="2020-05-18T17:16:00Z">
        <w:r w:rsidR="002B60A5" w:rsidRPr="00D70C81">
          <w:t xml:space="preserve"> repeated measures analysis of variance and post-hoc pairwise comparisons if the analysis of variance test is significant.</w:t>
        </w:r>
      </w:ins>
      <w:ins w:id="194" w:author="Jonathan Wood" w:date="2020-05-18T20:26:00Z">
        <w:r w:rsidR="00B14A33">
          <w:t xml:space="preserve"> </w:t>
        </w:r>
      </w:ins>
      <w:ins w:id="195" w:author="Jonathan Wood" w:date="2020-05-18T20:30:00Z">
        <w:r w:rsidR="00B14A33">
          <w:t xml:space="preserve">We will report </w:t>
        </w:r>
        <w:r w:rsidR="00D70C81">
          <w:t xml:space="preserve">t- </w:t>
        </w:r>
      </w:ins>
      <w:ins w:id="196" w:author="Jonathan Wood" w:date="2020-05-19T13:09:00Z">
        <w:r>
          <w:t>and</w:t>
        </w:r>
      </w:ins>
      <w:ins w:id="197" w:author="Jonathan Wood" w:date="2020-05-18T20:30:00Z">
        <w:r w:rsidR="00D70C81">
          <w:t xml:space="preserve"> F- statistic, </w:t>
        </w:r>
        <w:r w:rsidR="00B14A33">
          <w:t>exact p-values</w:t>
        </w:r>
        <w:r w:rsidR="00D70C81">
          <w:t xml:space="preserve">, </w:t>
        </w:r>
      </w:ins>
      <w:ins w:id="198" w:author="Jonathan Wood" w:date="2020-05-18T20:31:00Z">
        <w:r w:rsidR="00D70C81">
          <w:t>means</w:t>
        </w:r>
      </w:ins>
      <w:ins w:id="199" w:author="Jonathan Wood" w:date="2020-05-18T20:32:00Z">
        <w:r w:rsidR="00D70C81">
          <w:t xml:space="preserve">, </w:t>
        </w:r>
      </w:ins>
      <w:ins w:id="200" w:author="Jonathan Wood" w:date="2020-05-18T20:31:00Z">
        <w:r w:rsidR="00D70C81">
          <w:t xml:space="preserve">95% </w:t>
        </w:r>
      </w:ins>
      <w:ins w:id="201" w:author="Jonathan Wood" w:date="2020-05-18T20:32:00Z">
        <w:r w:rsidR="00D70C81">
          <w:t>confidence intervals and</w:t>
        </w:r>
      </w:ins>
      <w:ins w:id="202" w:author="Jonathan Wood" w:date="2020-05-18T20:31:00Z">
        <w:r w:rsidR="00D70C81">
          <w:t xml:space="preserve"> </w:t>
        </w:r>
      </w:ins>
      <w:ins w:id="203" w:author="Jonathan Wood" w:date="2020-05-18T20:30:00Z">
        <w:r w:rsidR="00D70C81">
          <w:t>standardized ef</w:t>
        </w:r>
      </w:ins>
      <w:ins w:id="204" w:author="Jonathan Wood" w:date="2020-05-18T20:31:00Z">
        <w:r w:rsidR="00D70C81">
          <w:t>fect sizes (Cohen’s d for t-tests and ƞ</w:t>
        </w:r>
        <w:r w:rsidR="00D70C81">
          <w:rPr>
            <w:vertAlign w:val="subscript"/>
          </w:rPr>
          <w:t>p</w:t>
        </w:r>
        <w:r w:rsidR="00D70C81">
          <w:rPr>
            <w:vertAlign w:val="superscript"/>
          </w:rPr>
          <w:t>2</w:t>
        </w:r>
        <w:r w:rsidR="00D70C81">
          <w:t xml:space="preserve"> for </w:t>
        </w:r>
      </w:ins>
      <w:ins w:id="205" w:author="Jonathan Wood" w:date="2020-05-19T13:09:00Z">
        <w:r>
          <w:t>analysis of variance</w:t>
        </w:r>
      </w:ins>
      <w:ins w:id="206" w:author="Jonathan Wood" w:date="2020-05-18T20:31:00Z">
        <w:r w:rsidR="00D70C81">
          <w:t>)</w:t>
        </w:r>
      </w:ins>
      <w:ins w:id="207" w:author="Jonathan Wood" w:date="2020-05-18T20:32:00Z">
        <w:r w:rsidR="00D70C81">
          <w:t xml:space="preserve">. Assumptions of normality </w:t>
        </w:r>
      </w:ins>
      <w:ins w:id="208" w:author="Jonathan Wood" w:date="2020-05-18T20:33:00Z">
        <w:r w:rsidR="00D70C81">
          <w:t xml:space="preserve">and homoscedasticity will be tested with the Shapiro-Wilks test and </w:t>
        </w:r>
      </w:ins>
      <w:proofErr w:type="spellStart"/>
      <w:ins w:id="209" w:author="Jonathan Wood" w:date="2020-05-18T20:34:00Z">
        <w:r w:rsidR="00D70C81">
          <w:t>Levene’s</w:t>
        </w:r>
        <w:proofErr w:type="spellEnd"/>
        <w:r w:rsidR="00D70C81">
          <w:t xml:space="preserve"> test, respectively. </w:t>
        </w:r>
      </w:ins>
    </w:p>
    <w:p w14:paraId="2FF07EBD" w14:textId="383ADD85" w:rsidR="00B14A33" w:rsidRDefault="00B14A33" w:rsidP="00C66CEF">
      <w:pPr>
        <w:rPr>
          <w:ins w:id="210" w:author="Jonathan Wood" w:date="2020-05-18T20:20:00Z"/>
        </w:rPr>
      </w:pPr>
    </w:p>
    <w:p w14:paraId="101A39E2" w14:textId="2EBFC852" w:rsidR="00B14A33" w:rsidRDefault="00B14A33" w:rsidP="00B14A33">
      <w:pPr>
        <w:rPr>
          <w:ins w:id="211" w:author="Jonathan Wood" w:date="2020-05-18T20:20:00Z"/>
        </w:rPr>
      </w:pPr>
      <w:ins w:id="212" w:author="Jonathan Wood" w:date="2020-05-18T20:20:00Z">
        <w:r>
          <w:t>In addition to our parametric analyses, we will also employ a cluster permutation analysis to assess potential SAI differences across the Washout phases for each condition</w:t>
        </w:r>
      </w:ins>
      <w:r w:rsidR="00D70C81">
        <w:t xml:space="preserve"> </w:t>
      </w:r>
      <w:r w:rsidR="00D70C81">
        <w:fldChar w:fldCharType="begin"/>
      </w:r>
      <w:r w:rsidR="00D70C81">
        <w:instrText xml:space="preserve"> ADDIN ZOTERO_ITEM CSL_CITATION {"citationID":"285qrc6L","properties":{"formattedCitation":"(Holmes et al., 1996; Maris and Oostenveld, 2007)","plainCitation":"(Holmes et al., 1996; Maris and Oostenveld, 2007)","noteIndex":0},"citationItems":[{"id":1825,"uris":["http://zotero.org/users/5226272/items/W4MRIXQT"],"uri":["http://zotero.org/users/5226272/items/W4MRIXQT"],"itemData":{"id":1825,"type":"article-journal","abstract":"The analysis of functional mapping experiments in positron emission tomography involves the formation of images displaying the values of a suitable statistic, summarising the evidence in the data for a particular effect at each voxel. These statistic images must then be scrutinised to locate regions showing statistically significant effects. The methods most commonly used are parametric, assuming a particular form of probability distribution for the voxel values in the statistic image. Scientific hypotheses, formulated in terms of parameters describing these distributions, are then tested on the basis of the assumptions. Images of statistics are usually considered as lattice representations of continuous random fields. These are more amenable to statistical analysis. There are various shortcomings associated with these methods of analysis. The many assumptions and approximations involved may not be true. The low numbers of subjects and scans, in typical experiments, lead to noisy statistic images with low degrees of freedom, which are not well approximated by continuous random fields. Thus, the methods are only approximately valid at best and are most suspect in single-subject studies. In contrast to the existing methods, we present a nonparametric approach to significance testing for statistic images from activation studies. Formal assumptions are replaced by a computationally expensive approach. In a simple rest-activation study, if there is really no activation effect, the labelling of the scans as \"active\" or \"rest\" is artificial, and a statistic image formed with some other labelling is as likely as the observed one. Thus, considering all possible relabellings, a p value can be computed for any suitable statistic describing the statistic image. Consideration of the maximal statistic leads to a simple nonparametric single-threshold test. This randomisation test relies only on minimal assumptions about the design of the experiment, is (almost) exact, with Type I error (almost) exactly that specified, and hence is always valid. The absence of distributional assumptions permits the consideration of a wide range of test statistics, for instance, \"pseudo\" t statistic images formed with smoothed variance images. The approach presented extends easily to other paradigms, permitting nonparametric analysis of most functional mapping experiments. When the assumptions of the parametric methods are true, these new nonparametric methods, at worst, provide for their validation. When the assumptions of the parametric methods are dubious, the nonparametric methods provide the only analysis that can be guaranteed valid and exact.","container-title":"Journal of Cerebral Blood Flow and Metabolism: Official Journal of the International Society of Cerebral Blood Flow and Metabolism","DOI":"10.1097/00004647-199601000-00002","ISSN":"0271-678X","issue":"1","journalAbbreviation":"J. Cereb. Blood Flow Metab.","language":"eng","note":"PMID: 8530558","page":"7-22","source":"PubMed","title":"Nonparametric analysis of statistic images from functional mapping experiments","volume":"16","author":[{"family":"Holmes","given":"A. P."},{"family":"Blair","given":"R. C."},{"family":"Watson","given":"J. D."},{"family":"Ford","given":"I."}],"issued":{"date-parts":[["1996",1]]}}},{"id":1850,"uris":["http://zotero.org/users/5226272/items/4HMTZUGR"],"uri":["http://zotero.org/users/5226272/items/4HMTZUGR"],"itemData":{"id":1850,"type":"article-journal","abstract":"In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 © 2007 Elsevier B.V. All rights reserved.","container-title":"Journal of Neuroscience Methods","DOI":"10.1016/j.jneumeth.2007.03.024","ISSN":"01650270","issue":"1","journalAbbreviation":"Journal of Neuroscience Methods","language":"en","page":"177-190","source":"DOI.org (Crossref)","title":"Nonparametric statistical testing of EEG- and MEG-data","volume":"164","author":[{"family":"Maris","given":"Eric"},{"family":"Oostenveld","given":"Robert"}],"issued":{"date-parts":[["2007",8]]}}}],"schema":"https://github.com/citation-style-language/schema/raw/master/csl-citation.json"} </w:instrText>
      </w:r>
      <w:r w:rsidR="00D70C81">
        <w:fldChar w:fldCharType="separate"/>
      </w:r>
      <w:r w:rsidR="00D70C81" w:rsidRPr="00D70C81">
        <w:t>(Holmes et al., 1996; Maris and Oostenveld, 2007)</w:t>
      </w:r>
      <w:r w:rsidR="00D70C81">
        <w:fldChar w:fldCharType="end"/>
      </w:r>
      <w:ins w:id="213" w:author="Jonathan Wood" w:date="2020-05-18T20:20:00Z">
        <w:r>
          <w:t>. In this analysis, we will compare differences between two conditions at a time with paired t-tests at each stride. The largest cluster of significant paired t-tests (p &lt; 0.05) in a row will be determined and the t-statistics for this cluster are summed. The summed t-statistics are then compared to a null distribution of summed t-statistics. The null distribution is built from resampling each group without replacement 1000 times and computing the largest cluster’s t-statistic for each sample. This null distribution serves as the null hypothesis which states that each group is sampled from the same distribution. The cluster size from the empirical data is then compared to the null distribution of 1000 samples. This comparison provides a probability that the empirical cluster is different from the null distribution</w:t>
        </w:r>
      </w:ins>
      <w:ins w:id="214" w:author="Jonathan Wood" w:date="2020-05-18T20:38:00Z">
        <w:r w:rsidR="00D70C81">
          <w:t xml:space="preserve"> while controlling for type I error </w:t>
        </w:r>
      </w:ins>
      <w:r w:rsidR="00D70C81">
        <w:fldChar w:fldCharType="begin"/>
      </w:r>
      <w:r w:rsidR="00D70C81">
        <w:instrText xml:space="preserve"> ADDIN ZOTERO_ITEM CSL_CITATION {"citationID":"7mxWfYN4","properties":{"formattedCitation":"(Nichols and Holmes, 2002)","plainCitation":"(Nichols and Holmes, 2002)","noteIndex":0},"citationItems":[{"id":1790,"uris":["http://zotero.org/users/5226272/items/XYUMN3TP"],"uri":["http://zotero.org/users/5226272/items/XYUMN3TP"],"itemData":{"id":1790,"type":"article-journal","abstract":"Requiring only minimal assumptions for validity, nonparametric permutation testing provides a ﬂexible and intuitive methodology for the statistical analysis of data from functional neuroimaging experiments, at some computational expense. Introduced into the functional neuroimaging literature by Holmes et al. ([1996]: J Cereb Blood Flow Metab 16:7–22), the permutation approach readily accounts for the multiple comparisons problem implicit in the standard voxel-by-voxel hypothesis testing framework. When the appropriate assumptions hold, the nonparametric permutation approach gives results similar to those obtained from a comparable Statistical Parametric Mapping approach using a general linear model with multiple comparisons corrections derived from random ﬁeld theory. For analyses with low degrees of freedom, such as single subject PET/SPECT experiments or multi-subject PET/SPECT or fMRI designs assessed for population effects, the nonparametric approach employing a locally pooled (smoothed) variance estimate can outperform the comparable Statistical Parametric Mapping approach. Thus, these nonparametric techniques can be used to verify the validity of less computationally expensive parametric approaches. Although the theory and relative advantages of permutation approaches have been discussed by various authors, there has been no accessible explication of the method, and no freely distributed software implementing it. Consequently, there have been few practical applications of the technique. This article, and the accompanying MATLAB software, attempts to address these issues. The standard nonparametric randomization and permutation testing ideas are developed at an accessible level, using practical examples from functional neuroimaging, and the extensions for multiple comparisons described. Three worked examples from PET and fMRI are presented, with discussion, and comparisons with standard parametric approaches made where appropriate. Practical considerations are given throughout, and relevant statistical concepts are expounded in appendices. Hum. Brain Mapping 15:1–25, 2001. © 2001 Wiley-Liss, Inc.","container-title":"Human Brain Mapping","DOI":"10.1002/hbm.1058","ISSN":"1065-9471, 1097-0193","issue":"1","journalAbbreviation":"Hum. Brain Mapp.","language":"en","page":"1-25","source":"DOI.org (Crossref)","title":"Nonparametric permutation tests for functional neuroimaging: A primer with examples","title-short":"Nonparametric permutation tests for functional neuroimaging","volume":"15","author":[{"family":"Nichols","given":"Thomas E."},{"family":"Holmes","given":"Andrew P."}],"issued":{"date-parts":[["2002",1]]}}}],"schema":"https://github.com/citation-style-language/schema/raw/master/csl-citation.json"} </w:instrText>
      </w:r>
      <w:r w:rsidR="00D70C81">
        <w:fldChar w:fldCharType="separate"/>
      </w:r>
      <w:r w:rsidR="00D70C81" w:rsidRPr="00D70C81">
        <w:t>(Nichols and Holmes, 2002)</w:t>
      </w:r>
      <w:r w:rsidR="00D70C81">
        <w:fldChar w:fldCharType="end"/>
      </w:r>
      <w:ins w:id="215" w:author="Jonathan Wood" w:date="2020-05-18T20:20:00Z">
        <w:r>
          <w:t>. This analysis will be performed three times to compare</w:t>
        </w:r>
      </w:ins>
      <w:ins w:id="216" w:author="Jonathan Wood" w:date="2020-05-18T20:40:00Z">
        <w:r w:rsidR="00D70C81">
          <w:t xml:space="preserve"> differences between each condition. </w:t>
        </w:r>
      </w:ins>
    </w:p>
    <w:p w14:paraId="722382E0" w14:textId="77777777" w:rsidR="00C66CEF" w:rsidRDefault="00C66CEF"/>
    <w:p w14:paraId="19881302" w14:textId="21A195F0" w:rsidR="00414CFC" w:rsidRDefault="00105698">
      <w:pPr>
        <w:rPr>
          <w:b/>
          <w:bCs/>
        </w:rPr>
      </w:pPr>
      <w:r w:rsidRPr="007D3C9C">
        <w:rPr>
          <w:b/>
          <w:bCs/>
        </w:rPr>
        <w:t>Modeling</w:t>
      </w:r>
    </w:p>
    <w:p w14:paraId="4F01DAE0" w14:textId="26755E44" w:rsidR="00591F30" w:rsidRDefault="00591F30">
      <w:r>
        <w:t>We have adapted two computational models of use-dependent learning which make dissociable predictions regarding the effect practice consistency has on use-dependent bias. One is a</w:t>
      </w:r>
      <w:r w:rsidR="00F2396E">
        <w:t>n Adaptive</w:t>
      </w:r>
      <w:r>
        <w:t xml:space="preserve"> Bayesian model </w:t>
      </w:r>
      <w:r>
        <w:fldChar w:fldCharType="begin"/>
      </w:r>
      <w:r>
        <w:instrText xml:space="preserve"> ADDIN ZOTERO_ITEM CSL_CITATION {"citationID":"3S09bp83","properties":{"formattedCitation":"(Verstynen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fldChar w:fldCharType="separate"/>
      </w:r>
      <w:r w:rsidRPr="00591F30">
        <w:t>(Verstynen and Sabes, 2011)</w:t>
      </w:r>
      <w:r>
        <w:fldChar w:fldCharType="end"/>
      </w:r>
      <w:r>
        <w:t xml:space="preserve"> the other is </w:t>
      </w:r>
      <w:r w:rsidR="000F2CB7">
        <w:t>the</w:t>
      </w:r>
      <w:r>
        <w:t xml:space="preserve"> </w:t>
      </w:r>
      <w:r w:rsidR="007A69F4">
        <w:t xml:space="preserve">Strategy plus </w:t>
      </w:r>
      <w:r w:rsidR="000F2CB7">
        <w:t xml:space="preserve">UDP </w:t>
      </w:r>
      <w:r>
        <w:t>model</w:t>
      </w:r>
      <w:r w:rsidR="007A69F4">
        <w:t xml:space="preserve"> </w:t>
      </w:r>
      <w:r>
        <w:fldChar w:fldCharType="begin"/>
      </w:r>
      <w:r>
        <w:instrText xml:space="preserve"> ADDIN ZOTERO_ITEM CSL_CITATION {"citationID":"IpNTd3PY","properties":{"formattedCitation":"(Diedrichsen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fldChar w:fldCharType="separate"/>
      </w:r>
      <w:r w:rsidRPr="00591F30">
        <w:t>(Diedrichsen et al., 2010)</w:t>
      </w:r>
      <w:r>
        <w:fldChar w:fldCharType="end"/>
      </w:r>
      <w:r>
        <w:t>.</w:t>
      </w:r>
    </w:p>
    <w:p w14:paraId="7FAE0F7F" w14:textId="53956F33" w:rsidR="005B646C" w:rsidRDefault="005B646C"/>
    <w:p w14:paraId="4B11AFBE" w14:textId="77777777" w:rsidR="005B646C" w:rsidRPr="00403D28" w:rsidRDefault="005B646C" w:rsidP="005B646C">
      <w:pPr>
        <w:rPr>
          <w:i/>
          <w:iCs/>
          <w:u w:val="single"/>
        </w:rPr>
      </w:pPr>
      <w:r>
        <w:rPr>
          <w:i/>
          <w:iCs/>
          <w:u w:val="single"/>
        </w:rPr>
        <w:t>Strategy Plus UDP</w:t>
      </w:r>
      <w:r w:rsidRPr="00002520">
        <w:rPr>
          <w:i/>
          <w:iCs/>
          <w:u w:val="single"/>
        </w:rPr>
        <w:t xml:space="preserve"> model:</w:t>
      </w:r>
    </w:p>
    <w:p w14:paraId="008FE352" w14:textId="3ED37E15" w:rsidR="005B646C" w:rsidRDefault="005B646C" w:rsidP="005B646C">
      <w:r>
        <w:t xml:space="preserve">The Strategy plus UDP model conceptualizes overall motor output as the sum of two parallel processes: cognitive strategy and UDP. Prior work shows that participants are able to explicitly control SAI in response to visual feedback </w:t>
      </w:r>
      <w:r>
        <w:fldChar w:fldCharType="begin"/>
      </w:r>
      <w:r>
        <w:instrText xml:space="preserve"> ADDIN ZOTERO_ITEM CSL_CITATION {"citationID":"gygasg2D","properties":{"formattedCitation":"(French et al., 2018; Long et al., 2016)","plainCitation":"(French et al., 2018; Long et al., 2016)","noteIndex":0},"citationItems":[{"id":234,"uris":["http://zotero.org/users/5226272/items/Z9JRGFSD"],"uri":["http://zotero.org/users/5226272/items/Z9JRGFSD"],"itemData":{"id":234,"type":"article-journal","container-title":"Journal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J."}],"issued":{"date-parts":[["2016",5]]}}}],"schema":"https://github.com/citation-style-language/schema/raw/master/csl-citation.json"} </w:instrText>
      </w:r>
      <w:r>
        <w:fldChar w:fldCharType="separate"/>
      </w:r>
      <w:r w:rsidRPr="00074E0C">
        <w:t>(French et al., 2018; Long et al., 2016</w:t>
      </w:r>
      <w:ins w:id="217" w:author="Jonathan Wood" w:date="2020-05-19T15:29:00Z">
        <w:r w:rsidR="003363A7">
          <w:t>; Wood et al., 2020</w:t>
        </w:r>
      </w:ins>
      <w:r w:rsidRPr="00074E0C">
        <w:t>)</w:t>
      </w:r>
      <w:r>
        <w:fldChar w:fldCharType="end"/>
      </w:r>
      <w:ins w:id="218" w:author="Jonathan Wood" w:date="2020-05-19T15:29:00Z">
        <w:r w:rsidR="003363A7">
          <w:t xml:space="preserve">, </w:t>
        </w:r>
      </w:ins>
      <w:del w:id="219" w:author="Jonathan Wood" w:date="2020-05-19T15:29:00Z">
        <w:r w:rsidDel="003363A7">
          <w:delText xml:space="preserve">, </w:delText>
        </w:r>
      </w:del>
      <w:r>
        <w:t xml:space="preserve">yet still demonstrate aftereffects. Our model proposes that UDP is insensitive to any explicit task goal, and is an obligatory stride by stride biasing of motor output based on recent actions </w:t>
      </w:r>
      <w:r>
        <w:fldChar w:fldCharType="begin"/>
      </w:r>
      <w:r>
        <w:instrText xml:space="preserve"> ADDIN ZOTERO_ITEM CSL_CITATION {"citationID":"gTDcQ468","properties":{"formattedCitation":"(Diedrichsen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fldChar w:fldCharType="separate"/>
      </w:r>
      <w:r w:rsidRPr="00DD7D15">
        <w:t>(Diedrichsen et al., 2010)</w:t>
      </w:r>
      <w:r>
        <w:fldChar w:fldCharType="end"/>
      </w:r>
      <w:r>
        <w:t>. In the context of the current study, the motor output is SAI (</w:t>
      </w:r>
      <m:oMath>
        <m:r>
          <w:rPr>
            <w:rFonts w:ascii="Cambria Math" w:hAnsi="Cambria Math"/>
          </w:rPr>
          <m:t>x</m:t>
        </m:r>
      </m:oMath>
      <w:r>
        <w:t>) which is the sum of the strategic process (</w:t>
      </w:r>
      <m:oMath>
        <m:r>
          <w:rPr>
            <w:rFonts w:ascii="Cambria Math" w:hAnsi="Cambria Math"/>
          </w:rPr>
          <m:t>S</m:t>
        </m:r>
      </m:oMath>
      <w:r>
        <w:t>) and the use-dependent process (</w:t>
      </w:r>
      <m:oMath>
        <m:r>
          <w:rPr>
            <w:rFonts w:ascii="Cambria Math" w:hAnsi="Cambria Math"/>
          </w:rPr>
          <m:t>W</m:t>
        </m:r>
      </m:oMath>
      <w:r>
        <w:t xml:space="preserve">) on each stride, </w:t>
      </w:r>
      <m:oMath>
        <m:r>
          <w:rPr>
            <w:rFonts w:ascii="Cambria Math" w:hAnsi="Cambria Math"/>
          </w:rPr>
          <m:t>n</m:t>
        </m:r>
      </m:oMath>
      <w:r>
        <w:t>:</w:t>
      </w:r>
    </w:p>
    <w:p w14:paraId="2B10655B" w14:textId="77777777" w:rsidR="005B646C" w:rsidRDefault="005B646C" w:rsidP="005B646C"/>
    <w:p w14:paraId="2F0D201D" w14:textId="77777777" w:rsidR="005B646C" w:rsidRPr="001579D6" w:rsidRDefault="008E703A" w:rsidP="005B646C">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(5)</w:t>
      </w:r>
    </w:p>
    <w:p w14:paraId="2595C587" w14:textId="77777777" w:rsidR="005B646C" w:rsidRDefault="005B646C" w:rsidP="005B646C"/>
    <w:p w14:paraId="7DC784B9" w14:textId="77777777" w:rsidR="005B646C" w:rsidRDefault="005B646C" w:rsidP="005B646C">
      <w:r>
        <w:t>The strategic process corrects errors (</w:t>
      </w:r>
      <m:oMath>
        <m:r>
          <w:rPr>
            <w:rFonts w:ascii="Cambria Math" w:hAnsi="Cambria Math"/>
          </w:rPr>
          <m:t>e</m:t>
        </m:r>
      </m:oMath>
      <w:r>
        <w:t>) between the motor output (</w:t>
      </w:r>
      <m:oMath>
        <m:r>
          <w:rPr>
            <w:rFonts w:ascii="Cambria Math" w:hAnsi="Cambria Math"/>
          </w:rPr>
          <m:t>x</m:t>
        </m:r>
      </m:oMath>
      <w:r>
        <w:rPr>
          <w:rFonts w:eastAsiaTheme="minorEastAsia"/>
        </w:rPr>
        <w:t>)</w:t>
      </w:r>
      <w:r>
        <w:t xml:space="preserve"> and the target (</w:t>
      </w:r>
      <m:oMath>
        <m:r>
          <w:rPr>
            <w:rFonts w:ascii="Cambria Math" w:hAnsi="Cambria Math"/>
          </w:rPr>
          <m:t>t</m:t>
        </m:r>
      </m:oMath>
      <w:r>
        <w:t>):</w:t>
      </w:r>
    </w:p>
    <w:p w14:paraId="6A3BA9FF" w14:textId="77777777" w:rsidR="005B646C" w:rsidRDefault="005B646C" w:rsidP="005B646C"/>
    <w:p w14:paraId="0DF59CBE" w14:textId="77777777" w:rsidR="005B646C" w:rsidRPr="001579D6" w:rsidRDefault="008E703A" w:rsidP="005B646C">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(6)</w:t>
      </w:r>
    </w:p>
    <w:p w14:paraId="228AD73A" w14:textId="77777777" w:rsidR="005B646C" w:rsidRDefault="005B646C" w:rsidP="005B646C"/>
    <w:p w14:paraId="436F9A5F" w14:textId="7D8140E3" w:rsidR="005B646C" w:rsidRDefault="005B646C" w:rsidP="005B646C">
      <w:r>
        <w:t xml:space="preserve">During the learning phase, </w:t>
      </w:r>
      <m:oMath>
        <m:r>
          <w:ins w:id="220" w:author="Jonathan Wood" w:date="2020-05-19T13:16:00Z">
            <w:rPr>
              <w:rStyle w:val="PlaceholderText"/>
              <w:rFonts w:ascii="Cambria Math" w:hAnsi="Cambria Math"/>
              <w:color w:val="auto"/>
            </w:rPr>
            <m:t>A</m:t>
          </w:ins>
        </m:r>
      </m:oMath>
      <w:ins w:id="221" w:author="Jonathan Wood" w:date="2020-05-19T13:16:00Z">
        <w:r w:rsidR="00D00F31">
          <w:rPr>
            <w:rStyle w:val="PlaceholderText"/>
            <w:rFonts w:eastAsiaTheme="minorEastAsia"/>
            <w:color w:val="auto"/>
          </w:rPr>
          <w:t xml:space="preserve"> </w:t>
        </w:r>
      </w:ins>
      <w:del w:id="222" w:author="Jonathan Wood" w:date="2020-05-19T13:16:00Z">
        <w:r w:rsidRPr="00D00F31" w:rsidDel="00D00F31">
          <w:rPr>
            <w:i/>
          </w:rPr>
          <w:delText xml:space="preserve">A </w:delText>
        </w:r>
      </w:del>
      <w:r w:rsidRPr="00D00F31">
        <w:t xml:space="preserve">is </w:t>
      </w:r>
      <w:r>
        <w:t>a memory term representing how much of the strategy (</w:t>
      </w:r>
      <m:oMath>
        <m:r>
          <w:ins w:id="223" w:author="Jonathan Wood" w:date="2020-05-19T13:15:00Z">
            <w:rPr>
              <w:rFonts w:ascii="Cambria Math" w:hAnsi="Cambria Math"/>
            </w:rPr>
            <m:t>S</m:t>
          </w:ins>
        </m:r>
      </m:oMath>
      <w:del w:id="224" w:author="Jonathan Wood" w:date="2020-05-19T13:15:00Z">
        <w:r w:rsidDel="00D00F31">
          <w:delText>S</w:delText>
        </w:r>
      </w:del>
      <w:r>
        <w:t xml:space="preserve">) is retained from one trial to the next, and </w:t>
      </w:r>
      <m:oMath>
        <m:r>
          <w:ins w:id="225" w:author="Jonathan Wood" w:date="2020-05-19T13:17:00Z">
            <w:rPr>
              <w:rFonts w:ascii="Cambria Math" w:hAnsi="Cambria Math"/>
            </w:rPr>
            <m:t>C</m:t>
          </w:ins>
        </m:r>
      </m:oMath>
      <w:del w:id="226" w:author="Jonathan Wood" w:date="2020-05-19T13:17:00Z">
        <w:r w:rsidDel="00D00F31">
          <w:delText>C</w:delText>
        </w:r>
      </w:del>
      <w:r>
        <w:t xml:space="preserve"> is the proportion of the error that is corrected for on each stride. As this is a strategic, or voluntary, process, we assume that </w:t>
      </w:r>
      <m:oMath>
        <m:r>
          <w:ins w:id="227" w:author="Jonathan Wood" w:date="2020-05-19T13:17:00Z">
            <w:rPr>
              <w:rFonts w:ascii="Cambria Math" w:hAnsi="Cambria Math"/>
            </w:rPr>
            <m:t>S</m:t>
          </w:ins>
        </m:r>
      </m:oMath>
      <w:ins w:id="228" w:author="Jonathan Wood" w:date="2020-05-19T13:17:00Z">
        <w:r w:rsidR="00D00F31">
          <w:rPr>
            <w:rFonts w:eastAsiaTheme="minorEastAsia"/>
          </w:rPr>
          <w:t xml:space="preserve"> </w:t>
        </w:r>
      </w:ins>
      <w:del w:id="229" w:author="Jonathan Wood" w:date="2020-05-19T13:17:00Z">
        <w:r w:rsidDel="00D00F31">
          <w:delText xml:space="preserve">S </w:delText>
        </w:r>
      </w:del>
      <w:r>
        <w:t>is equal to zero when the visual feedback (VF) is turned off and the participants are instructed to walk normally:</w:t>
      </w:r>
    </w:p>
    <w:p w14:paraId="2B82013C" w14:textId="77777777" w:rsidR="005B646C" w:rsidRDefault="005B646C" w:rsidP="005B646C"/>
    <w:p w14:paraId="357622A7" w14:textId="77777777" w:rsidR="005B646C" w:rsidRDefault="008E703A" w:rsidP="005B646C">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&amp;if VF is false</m:t>
                </m:r>
              </m:e>
              <m:e>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C*</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  &amp;if VF is true</m:t>
                </m:r>
              </m:e>
            </m:eqArr>
          </m:e>
        </m:d>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(7)</w:t>
      </w:r>
    </w:p>
    <w:p w14:paraId="101C41EE"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&lt;A&lt;1</m:t>
          </m:r>
        </m:oMath>
      </m:oMathPara>
    </w:p>
    <w:p w14:paraId="2719F219"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&lt;C&lt;1</m:t>
          </m:r>
        </m:oMath>
      </m:oMathPara>
    </w:p>
    <w:p w14:paraId="29696A1F" w14:textId="77777777" w:rsidR="005B646C" w:rsidRDefault="005B646C" w:rsidP="005B646C">
      <w:pPr>
        <w:rPr>
          <w:i/>
          <w:iCs/>
          <w:u w:val="single"/>
        </w:rPr>
      </w:pPr>
    </w:p>
    <w:p w14:paraId="4C18F436" w14:textId="4B8BDC77" w:rsidR="005B646C" w:rsidRDefault="005B646C" w:rsidP="005B646C">
      <w:r w:rsidRPr="00D12592">
        <w:t xml:space="preserve">Where </w:t>
      </w:r>
      <m:oMath>
        <m:r>
          <w:rPr>
            <w:rFonts w:ascii="Cambria Math" w:hAnsi="Cambria Math"/>
          </w:rPr>
          <m:t>C</m:t>
        </m:r>
      </m:oMath>
      <w:r w:rsidRPr="00D12592">
        <w:t xml:space="preserve"> is the error correction rate and </w:t>
      </w:r>
      <m:oMath>
        <m:r>
          <w:rPr>
            <w:rFonts w:ascii="Cambria Math" w:hAnsi="Cambria Math"/>
          </w:rPr>
          <m:t>A</m:t>
        </m:r>
      </m:oMath>
      <w:r w:rsidRPr="00D12592">
        <w:t xml:space="preserve"> is the strategic retention </w:t>
      </w:r>
      <w:proofErr w:type="gramStart"/>
      <w:r w:rsidRPr="00D12592">
        <w:t>rate.</w:t>
      </w:r>
      <w:proofErr w:type="gramEnd"/>
      <w:r w:rsidRPr="00D12592">
        <w:t xml:space="preserve"> </w:t>
      </w:r>
      <w:r>
        <w:t>During the Washout phase, when there is no strategy, motor output is driven only by the use-dependent</w:t>
      </w:r>
      <w:ins w:id="230" w:author="Jonathan Wood" w:date="2020-05-18T22:59:00Z">
        <w:r>
          <w:t xml:space="preserve"> process</w:t>
        </w:r>
      </w:ins>
      <w:r>
        <w:t>. The use-dependent process (</w:t>
      </w:r>
      <m:oMath>
        <m:r>
          <w:rPr>
            <w:rFonts w:ascii="Cambria Math" w:hAnsi="Cambria Math"/>
          </w:rPr>
          <m:t>W</m:t>
        </m:r>
      </m:oMath>
      <w:r>
        <w:t>) learns a proportion of the current motor output (</w:t>
      </w:r>
      <m:oMath>
        <m:r>
          <w:rPr>
            <w:rFonts w:ascii="Cambria Math" w:hAnsi="Cambria Math"/>
          </w:rPr>
          <m:t>x</m:t>
        </m:r>
      </m:oMath>
      <w:r>
        <w:t xml:space="preserve">) and retains a proportion of the current use-dependent process: </w:t>
      </w:r>
    </w:p>
    <w:p w14:paraId="745DAA5C" w14:textId="77777777" w:rsidR="005B646C" w:rsidRDefault="005B646C" w:rsidP="005B646C"/>
    <w:p w14:paraId="485D7718" w14:textId="77777777" w:rsidR="005B646C" w:rsidRPr="001579D6" w:rsidRDefault="008E703A" w:rsidP="005B646C">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=E*</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(8)</w:t>
      </w:r>
    </w:p>
    <w:p w14:paraId="44AEAE4F"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&lt;E&lt;1</m:t>
          </m:r>
        </m:oMath>
      </m:oMathPara>
    </w:p>
    <w:p w14:paraId="7C61D753"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&lt;F≪C</m:t>
          </m:r>
        </m:oMath>
      </m:oMathPara>
    </w:p>
    <w:p w14:paraId="508E880F" w14:textId="77777777" w:rsidR="005B646C" w:rsidRDefault="005B646C" w:rsidP="005B646C"/>
    <w:p w14:paraId="26D7DF4E" w14:textId="07067980" w:rsidR="005B646C" w:rsidRDefault="005B646C" w:rsidP="005B646C">
      <w:r>
        <w:t xml:space="preserve">Where </w:t>
      </w:r>
      <m:oMath>
        <m:r>
          <w:rPr>
            <w:rFonts w:ascii="Cambria Math" w:hAnsi="Cambria Math"/>
          </w:rPr>
          <m:t>E</m:t>
        </m:r>
      </m:oMath>
      <w:r>
        <w:t xml:space="preserve"> is the use dependent retention rate and </w:t>
      </w:r>
      <m:oMath>
        <m:r>
          <w:rPr>
            <w:rFonts w:ascii="Cambria Math" w:hAnsi="Cambria Math"/>
          </w:rPr>
          <m:t>F</m:t>
        </m:r>
      </m:oMath>
      <w:r>
        <w:t xml:space="preserve"> is the use-dependent learning </w:t>
      </w:r>
      <w:proofErr w:type="gramStart"/>
      <w:r>
        <w:t>rate.</w:t>
      </w:r>
      <w:proofErr w:type="gramEnd"/>
      <w:r>
        <w:t xml:space="preserve"> Because we assume the use-dependent process learns significantly more slowly than a strategic process we set </w:t>
      </w:r>
      <m:oMath>
        <m:r>
          <w:rPr>
            <w:rFonts w:ascii="Cambria Math" w:hAnsi="Cambria Math"/>
          </w:rPr>
          <m:t>F</m:t>
        </m:r>
      </m:oMath>
      <w:r>
        <w:rPr>
          <w:rFonts w:eastAsiaTheme="minorEastAsia"/>
        </w:rPr>
        <w:t xml:space="preserve"> to be 5x less than </w:t>
      </w:r>
      <m:oMath>
        <m:r>
          <w:rPr>
            <w:rFonts w:ascii="Cambria Math" w:hAnsi="Cambria Math"/>
          </w:rPr>
          <m:t>C</m:t>
        </m:r>
      </m:oMath>
      <w:r>
        <w:rPr>
          <w:rFonts w:eastAsiaTheme="minorEastAsia"/>
        </w:rPr>
        <w:t>.</w:t>
      </w:r>
    </w:p>
    <w:p w14:paraId="797AEF12" w14:textId="77777777" w:rsidR="00591F30" w:rsidRDefault="00591F30">
      <w:pPr>
        <w:rPr>
          <w:b/>
          <w:bCs/>
        </w:rPr>
      </w:pPr>
    </w:p>
    <w:p w14:paraId="539EA3DB" w14:textId="3C69B6CF" w:rsidR="00591F30" w:rsidRPr="00591F30" w:rsidRDefault="00D93560">
      <w:pPr>
        <w:rPr>
          <w:i/>
          <w:iCs/>
          <w:u w:val="single"/>
        </w:rPr>
      </w:pPr>
      <w:r>
        <w:rPr>
          <w:i/>
          <w:iCs/>
          <w:u w:val="single"/>
        </w:rPr>
        <w:t xml:space="preserve">Adaptive </w:t>
      </w:r>
      <w:r w:rsidR="00591F30" w:rsidRPr="00002520">
        <w:rPr>
          <w:i/>
          <w:iCs/>
          <w:u w:val="single"/>
        </w:rPr>
        <w:t>Bayesian Model</w:t>
      </w:r>
      <w:r w:rsidR="00591F30">
        <w:rPr>
          <w:i/>
          <w:iCs/>
          <w:u w:val="single"/>
        </w:rPr>
        <w:t>:</w:t>
      </w:r>
    </w:p>
    <w:p w14:paraId="2293F07B" w14:textId="7099D37D" w:rsidR="00414CFC" w:rsidRDefault="00C506EF" w:rsidP="00414CFC">
      <w:ins w:id="231" w:author="Jonathan Wood" w:date="2020-05-19T14:14:00Z">
        <w:r>
          <w:t xml:space="preserve">The Adaptive </w:t>
        </w:r>
      </w:ins>
      <w:del w:id="232" w:author="Jonathan Wood" w:date="2020-05-19T14:14:00Z">
        <w:r w:rsidR="00306627" w:rsidDel="00C506EF">
          <w:delText>We</w:delText>
        </w:r>
      </w:del>
      <w:del w:id="233" w:author="Jonathan Wood" w:date="2020-05-19T14:13:00Z">
        <w:r w:rsidR="00306627" w:rsidDel="00C506EF">
          <w:delText xml:space="preserve"> first consider a </w:delText>
        </w:r>
      </w:del>
      <w:r w:rsidR="005C0A9A">
        <w:t xml:space="preserve">Bayesian model </w:t>
      </w:r>
      <w:del w:id="234" w:author="Jonathan Wood" w:date="2020-05-19T14:14:00Z">
        <w:r w:rsidR="004B6DF6" w:rsidDel="00C506EF">
          <w:delText>which</w:delText>
        </w:r>
        <w:r w:rsidR="00414CFC" w:rsidDel="00C506EF">
          <w:delText xml:space="preserve"> </w:delText>
        </w:r>
      </w:del>
      <w:r w:rsidR="00D93560">
        <w:t xml:space="preserve">predicts </w:t>
      </w:r>
      <w:r w:rsidR="00A32D90">
        <w:t>the appropriate step length</w:t>
      </w:r>
      <w:r w:rsidR="00414CFC">
        <w:t xml:space="preserve"> </w:t>
      </w:r>
      <w:r w:rsidR="00D93560">
        <w:t xml:space="preserve">through </w:t>
      </w:r>
      <w:r w:rsidR="000F2CB7">
        <w:t xml:space="preserve">the </w:t>
      </w:r>
      <w:r w:rsidR="00D93560">
        <w:t>weighted combination of</w:t>
      </w:r>
      <w:r w:rsidR="00414CFC">
        <w:t xml:space="preserve"> </w:t>
      </w:r>
      <w:r w:rsidR="00D93560">
        <w:t xml:space="preserve">expected </w:t>
      </w:r>
      <w:r w:rsidR="00F10670">
        <w:t>target locations</w:t>
      </w:r>
      <w:r w:rsidR="00414CFC">
        <w:t xml:space="preserve"> </w:t>
      </w:r>
      <w:r w:rsidR="00D93560">
        <w:t xml:space="preserve">based on prior history </w:t>
      </w:r>
      <w:r w:rsidR="00414CFC">
        <w:t xml:space="preserve">with current </w:t>
      </w:r>
      <w:r w:rsidR="00D93560">
        <w:t>sensory estimates of target location</w:t>
      </w:r>
      <w:r w:rsidR="00414CFC">
        <w:t>.</w:t>
      </w:r>
      <w:r w:rsidR="00F10670">
        <w:t xml:space="preserve"> </w:t>
      </w:r>
    </w:p>
    <w:p w14:paraId="1E616CD7" w14:textId="1A994495" w:rsidR="00591F30" w:rsidRDefault="00591F30" w:rsidP="00414CFC"/>
    <w:p w14:paraId="1A43A7FC" w14:textId="320C995E" w:rsidR="00591F30" w:rsidRDefault="004B6DF6" w:rsidP="00591F30">
      <w:r>
        <w:t>In the context of the current study, t</w:t>
      </w:r>
      <w:r w:rsidR="00591F30">
        <w:t xml:space="preserve">his model combines the prior expectation of the </w:t>
      </w:r>
      <w:ins w:id="235" w:author="Jonathan Wood" w:date="2020-05-19T14:14:00Z">
        <w:r w:rsidR="0028136C">
          <w:t xml:space="preserve">SAI </w:t>
        </w:r>
      </w:ins>
      <w:del w:id="236" w:author="Jonathan Wood" w:date="2020-05-19T14:14:00Z">
        <w:r w:rsidR="00591F30" w:rsidDel="0028136C">
          <w:delText xml:space="preserve">step asymmetry </w:delText>
        </w:r>
      </w:del>
      <w:r w:rsidR="00591F30">
        <w:t xml:space="preserve">target with the current </w:t>
      </w:r>
      <w:r w:rsidR="00880873">
        <w:t xml:space="preserve">sensory estimate of </w:t>
      </w:r>
      <w:r w:rsidR="00591F30">
        <w:t xml:space="preserve">target position to </w:t>
      </w:r>
      <w:r w:rsidR="00FB3858">
        <w:t xml:space="preserve">compute </w:t>
      </w:r>
      <w:r w:rsidR="00591F30">
        <w:t>the posterior probability distribution. The model assumes that the motor output is a direct readout of the maximum a posteriori (MAP)</w:t>
      </w:r>
      <w:r w:rsidR="00ED0DD8">
        <w:t xml:space="preserve"> estimate (</w:t>
      </w:r>
      <m:oMath>
        <m:r>
          <w:rPr>
            <w:rFonts w:ascii="Cambria Math" w:hAnsi="Cambria Math"/>
          </w:rPr>
          <m:t>ϴ</m:t>
        </m:r>
      </m:oMath>
      <w:r w:rsidR="000F2CB7">
        <w:rPr>
          <w:rFonts w:eastAsiaTheme="minorEastAsia"/>
        </w:rPr>
        <w:t>)</w:t>
      </w:r>
      <w:r w:rsidR="00FB3858">
        <w:rPr>
          <w:rFonts w:eastAsiaTheme="minorEastAsia"/>
        </w:rPr>
        <w:t xml:space="preserve"> of target location</w:t>
      </w:r>
      <w:r w:rsidR="005A0AC7">
        <w:t>,</w:t>
      </w:r>
      <w:r w:rsidR="00591F30">
        <w:t xml:space="preserve"> </w:t>
      </w:r>
      <w:r>
        <w:t>a</w:t>
      </w:r>
      <w:r w:rsidR="00880873">
        <w:t>s</w:t>
      </w:r>
      <w:r>
        <w:t xml:space="preserve"> in</w:t>
      </w:r>
      <w:r w:rsidR="00591F30">
        <w:t xml:space="preserve"> </w:t>
      </w:r>
      <w:proofErr w:type="spellStart"/>
      <w:r w:rsidR="00591F30">
        <w:t>Verstynen</w:t>
      </w:r>
      <w:proofErr w:type="spellEnd"/>
      <w:r w:rsidR="00591F30">
        <w:t xml:space="preserve"> and </w:t>
      </w:r>
      <w:proofErr w:type="spellStart"/>
      <w:r w:rsidR="00591F30">
        <w:t>Sabes</w:t>
      </w:r>
      <w:proofErr w:type="spellEnd"/>
      <w:r w:rsidR="00591F30">
        <w:t xml:space="preserve"> (2011)</w:t>
      </w:r>
      <w:r w:rsidR="00880873">
        <w:t>:</w:t>
      </w:r>
    </w:p>
    <w:p w14:paraId="30902638" w14:textId="77777777" w:rsidR="00591F30" w:rsidRDefault="00591F30" w:rsidP="00591F30"/>
    <w:p w14:paraId="25170A9C" w14:textId="40EBA872" w:rsidR="00591F30" w:rsidRPr="0004441C" w:rsidRDefault="008E703A" w:rsidP="00591F30">
      <m:oMath>
        <m:sSub>
          <m:sSubPr>
            <m:ctrlPr>
              <w:rPr>
                <w:rFonts w:ascii="Cambria Math" w:hAnsi="Cambria Math"/>
                <w:i/>
              </w:rPr>
            </m:ctrlPr>
          </m:sSubPr>
          <m:e>
            <m:r>
              <w:rPr>
                <w:rFonts w:ascii="Cambria Math" w:hAnsi="Cambria Math"/>
              </w:rPr>
              <m:t>ϴ</m:t>
            </m:r>
          </m:e>
          <m:sub>
            <m:r>
              <w:rPr>
                <w:rFonts w:ascii="Cambria Math" w:hAnsi="Cambria Math"/>
              </w:rPr>
              <m:t>n+1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prior (n)</m:t>
                </m:r>
              </m:sub>
              <m:sup>
                <m:r>
                  <w:rPr>
                    <w:rFonts w:ascii="Cambria Math" w:hAnsi="Cambria Math"/>
                  </w:rPr>
                  <m:t>2</m:t>
                </m:r>
              </m:sup>
            </m:sSub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likelihood (n)</m:t>
            </m:r>
          </m:sub>
        </m:sSub>
      </m:oMath>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t>(2)</w:t>
      </w:r>
    </w:p>
    <w:p w14:paraId="7FFEDB75" w14:textId="77777777" w:rsidR="00591F30" w:rsidRDefault="00591F30" w:rsidP="00591F30"/>
    <w:p w14:paraId="58FC062F" w14:textId="4C8FF3C9" w:rsidR="004B6DF6" w:rsidRDefault="004B6DF6" w:rsidP="00591F30">
      <w:pPr>
        <w:rPr>
          <w:rFonts w:eastAsiaTheme="minorEastAsia"/>
        </w:rPr>
      </w:pPr>
    </w:p>
    <w:p w14:paraId="283A7F66" w14:textId="633D0BF7" w:rsidR="00591F30" w:rsidRDefault="000F2CB7" w:rsidP="00591F30">
      <w:r>
        <w:rPr>
          <w:rFonts w:eastAsiaTheme="minorEastAsia"/>
        </w:rPr>
        <w:t>W</w:t>
      </w:r>
      <w:r w:rsidR="006133DE">
        <w:rPr>
          <w:rFonts w:eastAsiaTheme="minorEastAsia"/>
        </w:rPr>
        <w:t>here</w:t>
      </w:r>
      <w:r w:rsidR="004B6DF6">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prior (n)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 xml:space="preserve">likelihood </m:t>
                </m:r>
              </m:sub>
              <m:sup>
                <m:r>
                  <w:rPr>
                    <w:rFonts w:ascii="Cambria Math" w:hAnsi="Cambria Math"/>
                  </w:rPr>
                  <m:t>-2</m:t>
                </m:r>
              </m:sup>
            </m:sSubSup>
            <m:r>
              <w:rPr>
                <w:rFonts w:ascii="Cambria Math" w:hAnsi="Cambria Math"/>
              </w:rPr>
              <m:t>)</m:t>
            </m:r>
          </m:e>
          <m:sup>
            <m:r>
              <w:rPr>
                <w:rFonts w:ascii="Cambria Math" w:hAnsi="Cambria Math"/>
              </w:rPr>
              <m:t>-1</m:t>
            </m:r>
          </m:sup>
        </m:sSup>
      </m:oMath>
      <w:r w:rsidR="004B6DF6">
        <w:rPr>
          <w:rFonts w:eastAsiaTheme="minorEastAsia"/>
        </w:rPr>
        <w:t xml:space="preserve">. </w:t>
      </w:r>
      <w:r w:rsidR="00591F30">
        <w:t>We assume that the likelihood is centered around th</w:t>
      </w:r>
      <w:r w:rsidR="004B6DF6">
        <w:t>e</w:t>
      </w:r>
      <w:r w:rsidR="00591F30">
        <w:t xml:space="preserve"> actual target on each stride, </w:t>
      </w:r>
      <m:oMath>
        <m:r>
          <w:rPr>
            <w:rFonts w:ascii="Cambria Math" w:hAnsi="Cambria Math"/>
          </w:rPr>
          <m:t>n</m:t>
        </m:r>
      </m:oMath>
      <w:r w:rsidR="00ED0DD8">
        <w:t>. The likelihood’s</w:t>
      </w:r>
      <w:r w:rsidR="00591F30">
        <w:t xml:space="preserve"> standard deviation </w:t>
      </w:r>
      <w:r w:rsidR="00591F30">
        <w:rPr>
          <w:rFonts w:eastAsiaTheme="minorEastAsia"/>
        </w:rPr>
        <w:t>(</w:t>
      </w:r>
      <m:oMath>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r>
          <w:rPr>
            <w:rFonts w:ascii="Cambria Math" w:hAnsi="Cambria Math"/>
          </w:rPr>
          <m:t>)</m:t>
        </m:r>
      </m:oMath>
      <w:r w:rsidR="00591F30">
        <w:t xml:space="preserve"> is a free parameter representing the amount of </w:t>
      </w:r>
      <w:r w:rsidR="00ED0DD8">
        <w:t xml:space="preserve">sensory </w:t>
      </w:r>
      <w:r w:rsidR="00591F30">
        <w:t xml:space="preserve">uncertainty </w:t>
      </w:r>
      <w:r w:rsidR="00ED0DD8">
        <w:t xml:space="preserve">regarding </w:t>
      </w:r>
      <w:r w:rsidR="00591F30">
        <w:t>target</w:t>
      </w:r>
      <w:r w:rsidR="00880873">
        <w:t xml:space="preserve"> location</w:t>
      </w:r>
      <w:r w:rsidR="00591F30">
        <w:t xml:space="preserve">. The </w:t>
      </w:r>
      <w:r w:rsidR="00ED0DD8">
        <w:t xml:space="preserve">adaptive nature of the model is encapsulated by the stride-by-stride updating of the prior probability’s </w:t>
      </w:r>
      <w:r w:rsidR="00880873">
        <w:t xml:space="preserve">parameters </w:t>
      </w:r>
      <w:proofErr w:type="gramStart"/>
      <w:r w:rsidR="00FB3858" w:rsidRPr="00D70C81">
        <w:rPr>
          <w:i/>
        </w:rPr>
        <w:t>N</w:t>
      </w:r>
      <w:r w:rsidR="00880873">
        <w:t>(</w:t>
      </w:r>
      <w:proofErr w:type="gramEnd"/>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d>
              <m:dPr>
                <m:ctrlPr>
                  <w:rPr>
                    <w:rFonts w:ascii="Cambria Math" w:hAnsi="Cambria Math"/>
                    <w:i/>
                  </w:rPr>
                </m:ctrlPr>
              </m:dPr>
              <m:e>
                <m:r>
                  <w:rPr>
                    <w:rFonts w:ascii="Cambria Math" w:hAnsi="Cambria Math"/>
                  </w:rPr>
                  <m:t>n</m:t>
                </m:r>
              </m:e>
            </m:d>
          </m:sub>
        </m:sSub>
      </m:oMath>
      <w:r w:rsidR="00880873">
        <w:t>, σ</w:t>
      </w:r>
      <w:r w:rsidR="00880873">
        <w:rPr>
          <w:vertAlign w:val="superscript"/>
        </w:rPr>
        <w:t xml:space="preserve">2 </w:t>
      </w:r>
      <w:r w:rsidR="00880873">
        <w:rPr>
          <w:vertAlign w:val="subscript"/>
        </w:rPr>
        <w:t>prior</w:t>
      </w:r>
      <w:r w:rsidR="00880873">
        <w:t>)</w:t>
      </w:r>
      <w:r w:rsidR="00591F30">
        <w:t>:</w:t>
      </w:r>
    </w:p>
    <w:p w14:paraId="6736235A" w14:textId="77777777" w:rsidR="00591F30" w:rsidRDefault="00591F30" w:rsidP="00591F30"/>
    <w:p w14:paraId="22F70F7C" w14:textId="12499C3C" w:rsidR="00591F30" w:rsidRDefault="008E703A" w:rsidP="00591F30">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+β*</m:t>
        </m:r>
        <m:sSub>
          <m:sSubPr>
            <m:ctrlPr>
              <w:rPr>
                <w:rFonts w:ascii="Cambria Math" w:hAnsi="Cambria Math"/>
                <w:i/>
              </w:rPr>
            </m:ctrlPr>
          </m:sSubPr>
          <m:e>
            <m:r>
              <w:rPr>
                <w:rFonts w:ascii="Cambria Math" w:hAnsi="Cambria Math"/>
              </w:rPr>
              <m:t>μ</m:t>
            </m:r>
          </m:e>
          <m:sub>
            <m:r>
              <w:rPr>
                <w:rFonts w:ascii="Cambria Math" w:hAnsi="Cambria Math"/>
              </w:rPr>
              <m:t>likelihood (n)</m:t>
            </m:r>
          </m:sub>
        </m:sSub>
      </m:oMath>
      <w:r w:rsidR="00591F30">
        <w:t xml:space="preserve">  </w:t>
      </w:r>
      <w:r w:rsidR="007B6811">
        <w:tab/>
      </w:r>
      <w:r w:rsidR="007B6811">
        <w:tab/>
      </w:r>
      <w:r w:rsidR="007B6811">
        <w:tab/>
      </w:r>
      <w:r w:rsidR="007B6811">
        <w:tab/>
      </w:r>
      <w:r w:rsidR="007B6811">
        <w:tab/>
      </w:r>
      <w:r w:rsidR="007B6811">
        <w:tab/>
      </w:r>
      <w:r w:rsidR="00D12592">
        <w:tab/>
      </w:r>
      <w:r w:rsidR="007B6811">
        <w:t>(3)</w:t>
      </w:r>
    </w:p>
    <w:p w14:paraId="7B19CF13" w14:textId="77777777" w:rsidR="00591F30" w:rsidRDefault="00591F30" w:rsidP="00591F30"/>
    <w:p w14:paraId="282A1399" w14:textId="13EB70CD" w:rsidR="00591F30" w:rsidRDefault="008E703A" w:rsidP="00591F30">
      <w:pPr>
        <w:rPr>
          <w:ins w:id="237" w:author="Jonathan Wood" w:date="2020-05-18T21:34:00Z"/>
        </w:rPr>
      </w:pPr>
      <m:oMath>
        <m:sSub>
          <m:sSubPr>
            <m:ctrlPr>
              <w:rPr>
                <w:rFonts w:ascii="Cambria Math" w:hAnsi="Cambria Math"/>
                <w:i/>
              </w:rPr>
            </m:ctrlPr>
          </m:sSubPr>
          <m:e>
            <m:r>
              <w:rPr>
                <w:rFonts w:ascii="Cambria Math" w:hAnsi="Cambria Math"/>
              </w:rPr>
              <m:t>σ</m:t>
            </m:r>
          </m:e>
          <m:sub>
            <m:r>
              <w:rPr>
                <w:rFonts w:ascii="Cambria Math" w:hAnsi="Cambria Math"/>
              </w:rPr>
              <m:t>prior (n+1)</m:t>
            </m:r>
          </m:sub>
        </m:sSub>
        <m:r>
          <w:rPr>
            <w:rFonts w:ascii="Cambria Math" w:hAnsi="Cambria Math"/>
          </w:rPr>
          <m:t>=</m:t>
        </m:r>
        <m:d>
          <m:dPr>
            <m:ctrlPr>
              <w:rPr>
                <w:rFonts w:ascii="Cambria Math" w:hAnsi="Cambria Math"/>
                <w:i/>
              </w:rPr>
            </m:ctrlPr>
          </m:dPr>
          <m:e>
            <m:r>
              <w:rPr>
                <w:rFonts w:ascii="Cambria Math" w:hAnsi="Cambria Math"/>
              </w:rPr>
              <m:t>1-</m:t>
            </m:r>
            <w:bookmarkStart w:id="238" w:name="_Hlk37794084"/>
            <m:r>
              <w:rPr>
                <w:rFonts w:ascii="Cambria Math" w:hAnsi="Cambria Math"/>
              </w:rPr>
              <m:t>β</m:t>
            </m:r>
            <w:bookmarkEnd w:id="238"/>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 xml:space="preserve">prior </m:t>
            </m:r>
            <m:d>
              <m:dPr>
                <m:ctrlPr>
                  <w:rPr>
                    <w:rFonts w:ascii="Cambria Math" w:hAnsi="Cambria Math"/>
                    <w:i/>
                  </w:rPr>
                </m:ctrlPr>
              </m:dPr>
              <m:e>
                <m:r>
                  <w:rPr>
                    <w:rFonts w:ascii="Cambria Math" w:hAnsi="Cambria Math"/>
                  </w:rPr>
                  <m:t>n</m:t>
                </m:r>
              </m:e>
            </m:d>
          </m:sub>
        </m:sSub>
        <m:r>
          <w:rPr>
            <w:rFonts w:ascii="Cambria Math" w:hAnsi="Cambria Math"/>
          </w:rPr>
          <m:t>+β*(</m:t>
        </m:r>
        <m:sSub>
          <m:sSubPr>
            <m:ctrlPr>
              <w:rPr>
                <w:rFonts w:ascii="Cambria Math" w:hAnsi="Cambria Math"/>
                <w:i/>
              </w:rPr>
            </m:ctrlPr>
          </m:sSubPr>
          <m:e>
            <m:r>
              <w:rPr>
                <w:rFonts w:ascii="Cambria Math" w:hAnsi="Cambria Math"/>
              </w:rPr>
              <m:t>σ</m:t>
            </m:r>
          </m:e>
          <m:sub>
            <m:r>
              <w:rPr>
                <w:rFonts w:ascii="Cambria Math" w:hAnsi="Cambria Math"/>
              </w:rPr>
              <m:t>prior (n)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 xml:space="preserve">likelihood </m:t>
            </m:r>
            <m:d>
              <m:dPr>
                <m:ctrlPr>
                  <w:rPr>
                    <w:rFonts w:ascii="Cambria Math" w:hAnsi="Cambria Math"/>
                    <w:i/>
                  </w:rPr>
                </m:ctrlPr>
              </m:dPr>
              <m:e>
                <m:r>
                  <w:rPr>
                    <w:rFonts w:ascii="Cambria Math" w:hAnsi="Cambria Math"/>
                  </w:rPr>
                  <m:t>n</m:t>
                </m:r>
              </m:e>
            </m:d>
          </m:sub>
        </m:sSub>
        <m:r>
          <w:rPr>
            <w:rFonts w:ascii="Cambria Math" w:hAnsi="Cambria Math"/>
          </w:rPr>
          <m:t>)</m:t>
        </m:r>
      </m:oMath>
      <w:r w:rsidR="00591F30">
        <w:t xml:space="preserve">  </w:t>
      </w:r>
      <w:r w:rsidR="007B6811">
        <w:tab/>
      </w:r>
      <w:r w:rsidR="007B6811">
        <w:tab/>
      </w:r>
      <w:r w:rsidR="007B6811">
        <w:tab/>
      </w:r>
      <w:r w:rsidR="007B6811">
        <w:tab/>
        <w:t>(4)</w:t>
      </w:r>
    </w:p>
    <w:p w14:paraId="4A53167A" w14:textId="4FC83DA9" w:rsidR="00EF45BD" w:rsidRPr="00EF45BD" w:rsidRDefault="00EF45BD" w:rsidP="00591F30">
      <w:pPr>
        <w:rPr>
          <w:ins w:id="239" w:author="Jonathan Wood" w:date="2020-05-18T21:35:00Z"/>
          <w:rFonts w:eastAsiaTheme="minorEastAsia"/>
        </w:rPr>
      </w:pPr>
      <m:oMathPara>
        <m:oMathParaPr>
          <m:jc m:val="left"/>
        </m:oMathParaPr>
        <m:oMath>
          <m:r>
            <w:ins w:id="240" w:author="Jonathan Wood" w:date="2020-05-18T21:35:00Z">
              <w:rPr>
                <w:rFonts w:ascii="Cambria Math" w:hAnsi="Cambria Math"/>
              </w:rPr>
              <m:t>0&lt;β&lt;1</m:t>
            </w:ins>
          </m:r>
        </m:oMath>
      </m:oMathPara>
    </w:p>
    <w:p w14:paraId="4FF25868" w14:textId="082EDBD6" w:rsidR="00EF45BD" w:rsidRPr="00F76635" w:rsidRDefault="00EF45BD" w:rsidP="00591F30">
      <w:pPr>
        <w:rPr>
          <w:rFonts w:eastAsiaTheme="minorEastAsia"/>
        </w:rPr>
      </w:pPr>
      <m:oMathPara>
        <m:oMathParaPr>
          <m:jc m:val="left"/>
        </m:oMathParaPr>
        <m:oMath>
          <m:r>
            <w:ins w:id="241" w:author="Jonathan Wood" w:date="2020-05-18T21:35:00Z">
              <w:rPr>
                <w:rFonts w:ascii="Cambria Math" w:hAnsi="Cambria Math"/>
              </w:rPr>
              <m:t>0&lt;</m:t>
            </w:ins>
          </m:r>
          <m:sSubSup>
            <m:sSubSupPr>
              <m:ctrlPr>
                <w:ins w:id="242" w:author="Jonathan Wood" w:date="2020-05-18T21:35:00Z">
                  <w:rPr>
                    <w:rFonts w:ascii="Cambria Math" w:hAnsi="Cambria Math"/>
                    <w:i/>
                  </w:rPr>
                </w:ins>
              </m:ctrlPr>
            </m:sSubSupPr>
            <m:e>
              <m:r>
                <w:ins w:id="243" w:author="Jonathan Wood" w:date="2020-05-18T21:35:00Z">
                  <w:rPr>
                    <w:rFonts w:ascii="Cambria Math" w:hAnsi="Cambria Math"/>
                  </w:rPr>
                  <m:t>σ</m:t>
                </w:ins>
              </m:r>
            </m:e>
            <m:sub>
              <m:r>
                <w:ins w:id="244" w:author="Jonathan Wood" w:date="2020-05-18T21:35:00Z">
                  <w:rPr>
                    <w:rFonts w:ascii="Cambria Math" w:hAnsi="Cambria Math"/>
                  </w:rPr>
                  <m:t>likelihood</m:t>
                </w:ins>
              </m:r>
            </m:sub>
            <m:sup>
              <m:r>
                <w:ins w:id="245" w:author="Jonathan Wood" w:date="2020-05-18T21:35:00Z">
                  <w:rPr>
                    <w:rFonts w:ascii="Cambria Math" w:hAnsi="Cambria Math"/>
                  </w:rPr>
                  <m:t>2</m:t>
                </w:ins>
              </m:r>
            </m:sup>
          </m:sSubSup>
          <m:r>
            <w:ins w:id="246" w:author="Jonathan Wood" w:date="2020-05-18T21:35:00Z">
              <m:rPr>
                <m:sty m:val="p"/>
              </m:rPr>
              <w:rPr>
                <w:rFonts w:ascii="Cambria Math" w:hAnsi="Cambria Math"/>
              </w:rPr>
              <m:t xml:space="preserve"> </m:t>
            </w:ins>
          </m:r>
          <m:r>
            <w:ins w:id="247" w:author="Jonathan Wood" w:date="2020-05-18T21:35:00Z">
              <w:rPr>
                <w:rFonts w:ascii="Cambria Math" w:hAnsi="Cambria Math"/>
              </w:rPr>
              <m:t>&lt;</m:t>
            </w:ins>
          </m:r>
          <m:r>
            <w:ins w:id="248" w:author="Jonathan Wood" w:date="2020-05-19T08:42:00Z">
              <w:rPr>
                <w:rFonts w:ascii="Cambria Math" w:hAnsi="Cambria Math"/>
              </w:rPr>
              <m:t>100</m:t>
            </w:ins>
          </m:r>
        </m:oMath>
      </m:oMathPara>
    </w:p>
    <w:p w14:paraId="713EAC9F" w14:textId="77777777" w:rsidR="00591F30" w:rsidRDefault="00591F30" w:rsidP="00591F30"/>
    <w:p w14:paraId="769E1CB2" w14:textId="7566273F" w:rsidR="00FC4149" w:rsidRDefault="00591F30" w:rsidP="00DE6FD2">
      <w:pPr>
        <w:rPr>
          <w:ins w:id="249" w:author="Jonathan Wood" w:date="2020-05-18T23:03:00Z"/>
        </w:rPr>
      </w:pPr>
      <w:r>
        <w:t xml:space="preserve">Where </w:t>
      </w:r>
      <m:oMath>
        <m:r>
          <w:rPr>
            <w:rFonts w:ascii="Cambria Math" w:hAnsi="Cambria Math"/>
          </w:rPr>
          <m:t>β</m:t>
        </m:r>
      </m:oMath>
      <w:r>
        <w:t xml:space="preserve"> is a free parameter representing the learning rate</w:t>
      </w:r>
      <w:del w:id="250" w:author="Jonathan Wood" w:date="2020-05-18T21:35:00Z">
        <w:r w:rsidR="00ED0DD8" w:rsidDel="00EF45BD">
          <w:delText xml:space="preserve"> </w:delText>
        </w:r>
      </w:del>
      <w:ins w:id="251" w:author="Jonathan Wood" w:date="2020-05-18T21:35:00Z">
        <w:r w:rsidR="00EF45BD">
          <w:t>.</w:t>
        </w:r>
      </w:ins>
      <w:ins w:id="252" w:author="Jonathan Wood" w:date="2020-05-18T23:03:00Z">
        <w:r w:rsidR="00E84A95">
          <w:t xml:space="preserve"> </w:t>
        </w:r>
      </w:ins>
      <w:ins w:id="253" w:author="Jonathan Wood" w:date="2020-05-06T14:46:00Z">
        <w:r w:rsidR="00A24826">
          <w:t xml:space="preserve">Therefore, the Adaptive Bayesian model has two free parameters and the Strategy plus UDP model </w:t>
        </w:r>
      </w:ins>
      <w:ins w:id="254" w:author="Jonathan Wood" w:date="2020-05-06T14:47:00Z">
        <w:r w:rsidR="00A24826">
          <w:t xml:space="preserve">has four free parameters. </w:t>
        </w:r>
      </w:ins>
      <w:del w:id="255" w:author="Jonathan Wood" w:date="2020-05-19T15:23:00Z">
        <w:r w:rsidR="00FC4149" w:rsidDel="003363A7">
          <w:delText xml:space="preserve">We </w:delText>
        </w:r>
      </w:del>
    </w:p>
    <w:p w14:paraId="449BA518" w14:textId="6D0E19EC" w:rsidR="00E84A95" w:rsidRDefault="00E84A95" w:rsidP="00DE6FD2">
      <w:pPr>
        <w:rPr>
          <w:ins w:id="256" w:author="Jonathan Wood" w:date="2020-05-18T23:03:00Z"/>
        </w:rPr>
      </w:pPr>
    </w:p>
    <w:p w14:paraId="510565E6" w14:textId="2E0E5794" w:rsidR="00E84A95" w:rsidRPr="008D7F9E" w:rsidRDefault="00E84A95" w:rsidP="00DE6FD2">
      <w:pPr>
        <w:rPr>
          <w:u w:val="single"/>
        </w:rPr>
      </w:pPr>
      <w:ins w:id="257" w:author="Jonathan Wood" w:date="2020-05-18T23:03:00Z">
        <w:r>
          <w:t xml:space="preserve">These two models both make plausible but </w:t>
        </w:r>
      </w:ins>
      <w:ins w:id="258" w:author="Jonathan Wood" w:date="2020-05-18T23:04:00Z">
        <w:r>
          <w:t>distinct</w:t>
        </w:r>
      </w:ins>
      <w:ins w:id="259" w:author="Jonathan Wood" w:date="2020-05-18T23:03:00Z">
        <w:r>
          <w:t xml:space="preserve"> </w:t>
        </w:r>
      </w:ins>
      <w:ins w:id="260" w:author="Jonathan Wood" w:date="2020-05-18T23:04:00Z">
        <w:r>
          <w:t xml:space="preserve">inferences about </w:t>
        </w:r>
      </w:ins>
      <w:ins w:id="261" w:author="Jonathan Wood" w:date="2020-05-18T23:05:00Z">
        <w:r>
          <w:t xml:space="preserve">how </w:t>
        </w:r>
      </w:ins>
      <w:ins w:id="262" w:author="Jonathan Wood" w:date="2020-05-18T23:04:00Z">
        <w:r>
          <w:t>the use-dependent process</w:t>
        </w:r>
      </w:ins>
      <w:ins w:id="263" w:author="Jonathan Wood" w:date="2020-05-18T23:05:00Z">
        <w:r>
          <w:t xml:space="preserve"> might work</w:t>
        </w:r>
      </w:ins>
      <w:ins w:id="264" w:author="Jonathan Wood" w:date="2020-05-18T23:04:00Z">
        <w:r>
          <w:t>. The Strategy plus UDP model separates implicit an</w:t>
        </w:r>
      </w:ins>
      <w:ins w:id="265" w:author="Jonathan Wood" w:date="2020-05-18T23:05:00Z">
        <w:r>
          <w:t>d explicit learning mechanisms</w:t>
        </w:r>
      </w:ins>
      <w:ins w:id="266" w:author="Jonathan Wood" w:date="2020-05-18T23:06:00Z">
        <w:r>
          <w:t xml:space="preserve"> </w:t>
        </w:r>
      </w:ins>
      <w:ins w:id="267" w:author="Jonathan Wood" w:date="2020-05-19T15:30:00Z">
        <w:r w:rsidR="003363A7">
          <w:t xml:space="preserve">implying that </w:t>
        </w:r>
      </w:ins>
      <w:ins w:id="268" w:author="Jonathan Wood" w:date="2020-05-19T15:31:00Z">
        <w:r w:rsidR="003363A7">
          <w:t xml:space="preserve">the </w:t>
        </w:r>
      </w:ins>
      <w:ins w:id="269" w:author="Jonathan Wood" w:date="2020-05-18T23:06:00Z">
        <w:r>
          <w:t xml:space="preserve">use-dependent </w:t>
        </w:r>
      </w:ins>
      <w:ins w:id="270" w:author="Jonathan Wood" w:date="2020-05-19T15:31:00Z">
        <w:r w:rsidR="003363A7">
          <w:t>learning</w:t>
        </w:r>
      </w:ins>
      <w:ins w:id="271" w:author="Jonathan Wood" w:date="2020-05-18T23:06:00Z">
        <w:r>
          <w:t xml:space="preserve"> its own distinct </w:t>
        </w:r>
      </w:ins>
      <w:ins w:id="272" w:author="Jonathan Wood" w:date="2020-05-19T15:31:00Z">
        <w:r w:rsidR="003363A7">
          <w:t xml:space="preserve">implicit </w:t>
        </w:r>
      </w:ins>
      <w:ins w:id="273" w:author="Jonathan Wood" w:date="2020-05-18T23:06:00Z">
        <w:r>
          <w:t xml:space="preserve">mechanism, separate from </w:t>
        </w:r>
      </w:ins>
      <w:ins w:id="274" w:author="Jonathan Wood" w:date="2020-05-19T15:31:00Z">
        <w:r w:rsidR="003363A7">
          <w:t xml:space="preserve">explicit </w:t>
        </w:r>
      </w:ins>
      <w:ins w:id="275" w:author="Jonathan Wood" w:date="2020-05-18T23:06:00Z">
        <w:r>
          <w:t xml:space="preserve">strategy. </w:t>
        </w:r>
      </w:ins>
      <w:ins w:id="276" w:author="Jonathan Wood" w:date="2020-05-19T15:33:00Z">
        <w:r w:rsidR="00966CFC">
          <w:t>On the other hand, the</w:t>
        </w:r>
      </w:ins>
      <w:ins w:id="277" w:author="Jonathan Wood" w:date="2020-05-18T23:06:00Z">
        <w:r>
          <w:t xml:space="preserve"> Adaptive Bayesian model </w:t>
        </w:r>
      </w:ins>
      <w:ins w:id="278" w:author="Jonathan Wood" w:date="2020-05-18T23:07:00Z">
        <w:r w:rsidR="005B0478">
          <w:t xml:space="preserve">does not distinguish between an implicit and explicit process. </w:t>
        </w:r>
      </w:ins>
      <w:ins w:id="279" w:author="Jonathan Wood" w:date="2020-05-19T15:32:00Z">
        <w:r w:rsidR="003363A7">
          <w:t>This estimate might include both implicit and explicit mechanisms</w:t>
        </w:r>
      </w:ins>
      <w:ins w:id="280" w:author="Jonathan Wood" w:date="2020-05-19T15:33:00Z">
        <w:r w:rsidR="00966CFC">
          <w:t>, but it does not mak</w:t>
        </w:r>
      </w:ins>
      <w:ins w:id="281" w:author="Jonathan Wood" w:date="2020-05-19T15:34:00Z">
        <w:r w:rsidR="00966CFC">
          <w:t xml:space="preserve">e any behavioral distinction between them. </w:t>
        </w:r>
      </w:ins>
      <w:ins w:id="282" w:author="Jonathan Wood" w:date="2020-05-19T15:56:00Z">
        <w:r w:rsidR="0060323D">
          <w:t>Instead, t</w:t>
        </w:r>
      </w:ins>
      <w:ins w:id="283" w:author="Jonathan Wood" w:date="2020-05-19T15:34:00Z">
        <w:r w:rsidR="00966CFC">
          <w:t>he sensory</w:t>
        </w:r>
      </w:ins>
      <w:ins w:id="284" w:author="Jonathan Wood" w:date="2020-05-19T15:36:00Z">
        <w:r w:rsidR="00966CFC">
          <w:t xml:space="preserve"> system estimate</w:t>
        </w:r>
      </w:ins>
      <w:ins w:id="285" w:author="Jonathan Wood" w:date="2020-05-19T15:56:00Z">
        <w:r w:rsidR="0060323D">
          <w:t>s</w:t>
        </w:r>
      </w:ins>
      <w:ins w:id="286" w:author="Jonathan Wood" w:date="2020-05-19T15:57:00Z">
        <w:r w:rsidR="0060323D">
          <w:t xml:space="preserve"> the current target position </w:t>
        </w:r>
      </w:ins>
      <w:ins w:id="287" w:author="Jonathan Wood" w:date="2020-05-19T15:58:00Z">
        <w:r w:rsidR="0060323D">
          <w:t xml:space="preserve">which becomes more certain depending on the consistency of the targets. </w:t>
        </w:r>
      </w:ins>
    </w:p>
    <w:p w14:paraId="5A5B69D2" w14:textId="77777777" w:rsidR="00D12592" w:rsidRDefault="00D12592" w:rsidP="00DE6FD2">
      <w:pPr>
        <w:rPr>
          <w:ins w:id="288" w:author="Jonathan Wood" w:date="2020-05-18T20:46:00Z"/>
          <w:i/>
          <w:iCs/>
          <w:u w:val="single"/>
        </w:rPr>
      </w:pPr>
    </w:p>
    <w:p w14:paraId="1D4C1E57" w14:textId="4954EED6" w:rsidR="00DE6FD2" w:rsidRDefault="00DE6FD2" w:rsidP="00DE6FD2">
      <w:pPr>
        <w:rPr>
          <w:i/>
          <w:iCs/>
          <w:u w:val="single"/>
        </w:rPr>
      </w:pPr>
      <w:r>
        <w:rPr>
          <w:i/>
          <w:iCs/>
          <w:u w:val="single"/>
        </w:rPr>
        <w:t>Model Comparison:</w:t>
      </w:r>
    </w:p>
    <w:p w14:paraId="577854B9" w14:textId="6CA2E6F0" w:rsidR="004A23CC" w:rsidDel="004B0AE4" w:rsidRDefault="0017543D">
      <w:pPr>
        <w:rPr>
          <w:del w:id="289" w:author="Jonathan Wood" w:date="2020-05-06T14:51:00Z"/>
        </w:rPr>
      </w:pPr>
      <w:r>
        <w:rPr>
          <w:noProof/>
        </w:rPr>
        <mc:AlternateContent>
          <mc:Choice Requires="wpg">
            <w:drawing>
              <wp:anchor distT="0" distB="0" distL="114300" distR="114300" simplePos="0" relativeHeight="251674624" behindDoc="0" locked="0" layoutInCell="1" allowOverlap="1" wp14:anchorId="6B9F6794" wp14:editId="08300E59">
                <wp:simplePos x="0" y="0"/>
                <wp:positionH relativeFrom="column">
                  <wp:posOffset>2527300</wp:posOffset>
                </wp:positionH>
                <wp:positionV relativeFrom="paragraph">
                  <wp:posOffset>0</wp:posOffset>
                </wp:positionV>
                <wp:extent cx="3415030" cy="2795905"/>
                <wp:effectExtent l="0" t="0" r="0" b="4445"/>
                <wp:wrapSquare wrapText="bothSides"/>
                <wp:docPr id="6" name="Group 6"/>
                <wp:cNvGraphicFramePr/>
                <a:graphic xmlns:a="http://schemas.openxmlformats.org/drawingml/2006/main">
                  <a:graphicData uri="http://schemas.microsoft.com/office/word/2010/wordprocessingGroup">
                    <wpg:wgp>
                      <wpg:cNvGrpSpPr/>
                      <wpg:grpSpPr>
                        <a:xfrm>
                          <a:off x="0" y="0"/>
                          <a:ext cx="3415030" cy="2795905"/>
                          <a:chOff x="0" y="0"/>
                          <a:chExt cx="3415030" cy="2795905"/>
                        </a:xfrm>
                      </wpg:grpSpPr>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71450"/>
                            <a:ext cx="3415030" cy="2624455"/>
                          </a:xfrm>
                          <a:prstGeom prst="rect">
                            <a:avLst/>
                          </a:prstGeom>
                        </pic:spPr>
                      </pic:pic>
                      <wps:wsp>
                        <wps:cNvPr id="5" name="Text Box 5"/>
                        <wps:cNvSpPr txBox="1"/>
                        <wps:spPr>
                          <a:xfrm>
                            <a:off x="0" y="0"/>
                            <a:ext cx="2811145" cy="206375"/>
                          </a:xfrm>
                          <a:prstGeom prst="rect">
                            <a:avLst/>
                          </a:prstGeom>
                          <a:solidFill>
                            <a:prstClr val="white"/>
                          </a:solidFill>
                          <a:ln>
                            <a:noFill/>
                          </a:ln>
                        </wps:spPr>
                        <wps:txbx>
                          <w:txbxContent>
                            <w:p w14:paraId="562C8AF2" w14:textId="77777777" w:rsidR="0017543D" w:rsidRPr="00757D6B" w:rsidRDefault="0017543D" w:rsidP="0017543D">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B9F6794" id="Group 6" o:spid="_x0000_s1029" style="position:absolute;margin-left:199pt;margin-top:0;width:268.9pt;height:220.15pt;z-index:251674624" coordsize="34150,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">
                <v:shape id="Picture 4" o:spid="_x0000_s1030" type="#_x0000_t75" style="position:absolute;top:1714;width:34150;height:2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">
                  <v:imagedata r:id="rId19" o:title=""/>
                </v:shape>
                <v:shape id="Text Box 5" o:spid="_x0000_s1031" type="#_x0000_t202" style="position:absolute;width:2811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562C8AF2" w14:textId="77777777" w:rsidR="0017543D" w:rsidRPr="00757D6B" w:rsidRDefault="0017543D" w:rsidP="0017543D">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v:textbox>
                </v:shape>
                <w10:wrap type="square"/>
              </v:group>
            </w:pict>
          </mc:Fallback>
        </mc:AlternateContent>
      </w:r>
      <w:del w:id="290" w:author="Jonathan Wood" w:date="2020-05-19T13:22:00Z">
        <w:r w:rsidR="002807A6" w:rsidDel="0017543D">
          <w:rPr>
            <w:noProof/>
          </w:rPr>
          <mc:AlternateContent>
            <mc:Choice Requires="wpg">
              <w:drawing>
                <wp:anchor distT="0" distB="0" distL="114300" distR="114300" simplePos="0" relativeHeight="251668480" behindDoc="0" locked="0" layoutInCell="1" allowOverlap="1" wp14:anchorId="38D32147" wp14:editId="36A33144">
                  <wp:simplePos x="0" y="0"/>
                  <wp:positionH relativeFrom="column">
                    <wp:posOffset>3227705</wp:posOffset>
                  </wp:positionH>
                  <wp:positionV relativeFrom="paragraph">
                    <wp:posOffset>63003</wp:posOffset>
                  </wp:positionV>
                  <wp:extent cx="2811145" cy="2834005"/>
                  <wp:effectExtent l="0" t="0" r="8255" b="4445"/>
                  <wp:wrapSquare wrapText="bothSides"/>
                  <wp:docPr id="16" name="Group 16"/>
                  <wp:cNvGraphicFramePr/>
                  <a:graphic xmlns:a="http://schemas.openxmlformats.org/drawingml/2006/main">
                    <a:graphicData uri="http://schemas.microsoft.com/office/word/2010/wordprocessingGroup">
                      <wpg:wgp>
                        <wpg:cNvGrpSpPr/>
                        <wpg:grpSpPr>
                          <a:xfrm>
                            <a:off x="0" y="0"/>
                            <a:ext cx="2811145" cy="2834005"/>
                            <a:chOff x="0" y="0"/>
                            <a:chExt cx="2811145" cy="2834005"/>
                          </a:xfrm>
                        </wpg:grpSpPr>
                        <wps:wsp>
                          <wps:cNvPr id="9" name="Text Box 9"/>
                          <wps:cNvSpPr txBox="1"/>
                          <wps:spPr>
                            <a:xfrm>
                              <a:off x="0" y="0"/>
                              <a:ext cx="2811145" cy="206375"/>
                            </a:xfrm>
                            <a:prstGeom prst="rect">
                              <a:avLst/>
                            </a:prstGeom>
                            <a:solidFill>
                              <a:prstClr val="white"/>
                            </a:solidFill>
                            <a:ln>
                              <a:noFill/>
                            </a:ln>
                          </wps:spPr>
                          <wps:txbx>
                            <w:txbxContent>
                              <w:p w14:paraId="38A6EE8C" w14:textId="62425441" w:rsidR="00A107BD" w:rsidRPr="00757D6B" w:rsidRDefault="00A107BD" w:rsidP="00AB327B">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82880"/>
                              <a:ext cx="2726690" cy="2651125"/>
                            </a:xfrm>
                            <a:prstGeom prst="rect">
                              <a:avLst/>
                            </a:prstGeom>
                          </pic:spPr>
                        </pic:pic>
                      </wpg:wgp>
                    </a:graphicData>
                  </a:graphic>
                </wp:anchor>
              </w:drawing>
            </mc:Choice>
            <mc:Fallback>
              <w:pict>
                <v:group w14:anchorId="38D32147" id="Group 16" o:spid="_x0000_s1032" style="position:absolute;margin-left:254.15pt;margin-top:4.95pt;width:221.35pt;height:223.15pt;z-index:251668480" coordsize="28111,28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">
                  <v:shape id="Text Box 9" o:spid="_x0000_s1033" type="#_x0000_t202" style="position:absolute;width:2811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38A6EE8C" w14:textId="62425441" w:rsidR="00A107BD" w:rsidRPr="00757D6B" w:rsidRDefault="00A107BD" w:rsidP="00AB327B">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v:textbox>
                  </v:shape>
                  <v:shape id="Picture 15" o:spid="_x0000_s1034" type="#_x0000_t75" style="position:absolute;top:1828;width:27266;height:26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">
                    <v:imagedata r:id="rId21" o:title=""/>
                  </v:shape>
                  <w10:wrap type="square"/>
                </v:group>
              </w:pict>
            </mc:Fallback>
          </mc:AlternateContent>
        </w:r>
      </w:del>
      <w:del w:id="291" w:author="Jonathan Wood" w:date="2020-05-06T10:47:00Z">
        <w:r w:rsidR="00E66816" w:rsidDel="00853000">
          <w:delText xml:space="preserve">First, </w:delText>
        </w:r>
        <w:r w:rsidR="00C01B6E" w:rsidDel="00853000">
          <w:delText>we</w:delText>
        </w:r>
        <w:r w:rsidR="00DE393B" w:rsidDel="00853000">
          <w:delText xml:space="preserve"> </w:delText>
        </w:r>
        <w:r w:rsidR="00EA3CB8" w:rsidDel="00853000">
          <w:delText>sought t</w:delText>
        </w:r>
      </w:del>
      <w:ins w:id="292" w:author="Jonathan Wood" w:date="2020-05-06T10:47:00Z">
        <w:r w:rsidR="00853000">
          <w:t>T</w:t>
        </w:r>
      </w:ins>
      <w:r w:rsidR="00EA3CB8">
        <w:t>o determine</w:t>
      </w:r>
      <w:ins w:id="293" w:author="Jonathan Wood" w:date="2020-05-18T23:02:00Z">
        <w:r w:rsidR="00E84A95">
          <w:t xml:space="preserve"> 1)</w:t>
        </w:r>
      </w:ins>
      <w:r w:rsidR="00EA3CB8">
        <w:t xml:space="preserve"> if the models are distinguishable and</w:t>
      </w:r>
      <w:ins w:id="294" w:author="Jonathan Wood" w:date="2020-05-06T14:48:00Z">
        <w:r w:rsidR="002F335D">
          <w:t xml:space="preserve"> </w:t>
        </w:r>
      </w:ins>
      <w:ins w:id="295" w:author="Jonathan Wood" w:date="2020-05-18T23:02:00Z">
        <w:r w:rsidR="00E84A95">
          <w:t>2) the best method of objective comparison</w:t>
        </w:r>
      </w:ins>
      <w:ins w:id="296" w:author="Jonathan Wood" w:date="2020-05-18T23:03:00Z">
        <w:r w:rsidR="00E84A95">
          <w:t>,</w:t>
        </w:r>
      </w:ins>
      <w:del w:id="297" w:author="Jonathan Wood" w:date="2020-05-18T23:02:00Z">
        <w:r w:rsidR="00EA3CB8" w:rsidDel="00E84A95">
          <w:delText xml:space="preserve"> determine an adequate method of com</w:delText>
        </w:r>
      </w:del>
      <w:del w:id="298" w:author="Jonathan Wood" w:date="2020-05-18T23:03:00Z">
        <w:r w:rsidR="00EA3CB8" w:rsidDel="00E84A95">
          <w:delText>par</w:delText>
        </w:r>
      </w:del>
      <w:del w:id="299" w:author="Jonathan Wood" w:date="2020-05-06T10:48:00Z">
        <w:r w:rsidR="00EA3CB8" w:rsidDel="00853000">
          <w:delText>ing them</w:delText>
        </w:r>
      </w:del>
      <w:del w:id="300" w:author="Jonathan Wood" w:date="2020-05-06T10:47:00Z">
        <w:r w:rsidR="00EA3CB8" w:rsidDel="00853000">
          <w:delText>.</w:delText>
        </w:r>
      </w:del>
      <w:r w:rsidR="00EA3CB8">
        <w:t xml:space="preserve"> </w:t>
      </w:r>
      <w:del w:id="301" w:author="Jonathan Wood" w:date="2020-05-06T10:47:00Z">
        <w:r w:rsidR="00EA3CB8" w:rsidDel="00853000">
          <w:delText>W</w:delText>
        </w:r>
      </w:del>
      <w:ins w:id="302" w:author="Jonathan Wood" w:date="2020-05-06T10:47:00Z">
        <w:r w:rsidR="00853000">
          <w:t>w</w:t>
        </w:r>
      </w:ins>
      <w:r w:rsidR="00EA3CB8">
        <w:t xml:space="preserve">e performed </w:t>
      </w:r>
      <w:r w:rsidR="008A098F">
        <w:t>model recovery analysis</w:t>
      </w:r>
      <w:ins w:id="303" w:author="Jonathan Wood" w:date="2020-05-18T20:56:00Z">
        <w:r w:rsidR="00647E38">
          <w:t xml:space="preserve"> </w:t>
        </w:r>
      </w:ins>
      <w:r w:rsidR="00647E38">
        <w:fldChar w:fldCharType="begin"/>
      </w:r>
      <w:r w:rsidR="00647E38">
        <w:instrText xml:space="preserve"> ADDIN ZOTERO_ITEM CSL_CITATION {"citationID":"lriaCCW2","properties":{"formattedCitation":"(Hardwick et al., 2019; Wilson and Collins, 2019)","plainCitation":"(Hardwick et al., 2019; Wilson and Collins, 2019)","noteIndex":0},"citationItems":[{"id":1796,"uris":["http://zotero.org/users/5226272/items/I754ZABL"],"uri":["http://zotero.org/users/5226272/items/I754ZABL"],"itemData":{"id":1796,"type":"article-journal","container-title":"Nature Human Behaviour","DOI":"10.1038/s41562-019-0725-0","ISSN":"2397-3374","issue":"12","journalAbbreviation":"Nat Hum Behav","language":"en","page":"1252-1262","source":"DOI.org (Crossref)","title":"Time-dependent competition between goal-directed and habitual response preparation","volume":"3","author":[{"family":"Hardwick","given":"Robert M."},{"family":"Forrence","given":"Alexander D."},{"family":"Krakauer","given":"John W."},{"family":"Haith","given":"Adrian M."}],"issued":{"date-parts":[["2019",12]]}}},{"id":1536,"uris":["http://zotero.org/users/5226272/items/SIXV25UW"],"uri":["http://zotero.org/users/5226272/items/SIXV25UW"],"itemData":{"id":1536,"type":"article-journal","abstract":"Computational modeling of behavior has revolutionized psychology and neuroscience. By fitting models to experimental data we can probe the algorithms underlying behavior, find neural correlates of computational variables and better understand the effects of drugs, illness and interventions. But with great power comes great responsibility. Here, we offer ten simple rules to ensure that computational modeling is used with care and yields meaningful insights. In particular, we present a beginner-friendly, pragmatic and details-oriented introduction on how to relate models to data. What, exactly, can a model tell us about the mind? To answer this, we apply our rules to the simplest modeling techniques most accessible to beginning modelers and illustrate them with examples and code available online. However, most rules apply to more advanced techniques. Our hope is that by following our guidelines, researchers will avoid many pitfalls and unleash the power of computational modeling on their own data.","container-title":"eLife","DOI":"10.7554/eLife.49547","ISSN":"2050-084X","language":"en","page":"e49547","source":"DOI.org (Crossref)","title":"Ten simple rules for the computational modeling of behavioral data","volume":"8","author":[{"family":"Wilson","given":"Robert C"},{"family":"Collins","given":"Anne GE"}],"issued":{"date-parts":[["2019",11,26]]}}}],"schema":"https://github.com/citation-style-language/schema/raw/master/csl-citation.json"} </w:instrText>
      </w:r>
      <w:r w:rsidR="00647E38">
        <w:fldChar w:fldCharType="separate"/>
      </w:r>
      <w:r w:rsidR="00647E38" w:rsidRPr="00647E38">
        <w:t>(Hardwick et al., 2019; Wilson and Collins, 2019)</w:t>
      </w:r>
      <w:r w:rsidR="00647E38">
        <w:fldChar w:fldCharType="end"/>
      </w:r>
      <w:ins w:id="304" w:author="Jonathan Wood" w:date="2020-05-06T10:47:00Z">
        <w:r w:rsidR="00853000">
          <w:t xml:space="preserve">. </w:t>
        </w:r>
      </w:ins>
      <w:ins w:id="305" w:author="Jonathan Wood" w:date="2020-05-18T20:59:00Z">
        <w:r w:rsidR="00647E38">
          <w:t xml:space="preserve">By simulating data from each model then comparing </w:t>
        </w:r>
      </w:ins>
      <w:ins w:id="306" w:author="Jonathan Wood" w:date="2020-05-18T21:00:00Z">
        <w:r w:rsidR="00647E38">
          <w:t xml:space="preserve">which model best fits </w:t>
        </w:r>
      </w:ins>
      <w:ins w:id="307" w:author="Jonathan Wood" w:date="2020-05-18T20:59:00Z">
        <w:r w:rsidR="00647E38">
          <w:t>those simulat</w:t>
        </w:r>
      </w:ins>
      <w:ins w:id="308" w:author="Jonathan Wood" w:date="2020-05-18T21:00:00Z">
        <w:r w:rsidR="00647E38">
          <w:t xml:space="preserve">ed data, we </w:t>
        </w:r>
      </w:ins>
      <w:ins w:id="309" w:author="Jonathan Wood" w:date="2020-05-18T21:01:00Z">
        <w:r w:rsidR="00647E38">
          <w:t>were</w:t>
        </w:r>
      </w:ins>
      <w:ins w:id="310" w:author="Jonathan Wood" w:date="2020-05-18T21:00:00Z">
        <w:r w:rsidR="00647E38">
          <w:t xml:space="preserve"> able to determine </w:t>
        </w:r>
      </w:ins>
      <w:ins w:id="311" w:author="Jonathan Wood" w:date="2020-05-18T21:01:00Z">
        <w:r w:rsidR="00647E38">
          <w:t>that the models are distinguishable under ideal circumstances</w:t>
        </w:r>
      </w:ins>
      <w:ins w:id="312" w:author="Jonathan Wood" w:date="2020-05-18T21:02:00Z">
        <w:r w:rsidR="00647E38">
          <w:t xml:space="preserve"> (Figure 3)</w:t>
        </w:r>
      </w:ins>
      <w:ins w:id="313" w:author="Jonathan Wood" w:date="2020-05-18T21:01:00Z">
        <w:r w:rsidR="00647E38">
          <w:t xml:space="preserve">. </w:t>
        </w:r>
      </w:ins>
      <w:del w:id="314" w:author="Jonathan Wood" w:date="2020-05-06T10:48:00Z">
        <w:r w:rsidR="00EA3CB8" w:rsidDel="00853000">
          <w:delText xml:space="preserve"> by</w:delText>
        </w:r>
      </w:del>
      <w:del w:id="315" w:author="Jonathan Wood" w:date="2020-05-06T10:49:00Z">
        <w:r w:rsidR="00EA3CB8" w:rsidDel="00853000">
          <w:delText xml:space="preserve"> </w:delText>
        </w:r>
      </w:del>
      <w:del w:id="316" w:author="Jonathan Wood" w:date="2020-05-18T21:01:00Z">
        <w:r w:rsidR="00B43F10" w:rsidDel="00647E38">
          <w:delText>compar</w:delText>
        </w:r>
      </w:del>
      <w:del w:id="317" w:author="Jonathan Wood" w:date="2020-05-06T10:48:00Z">
        <w:r w:rsidR="00EA3CB8" w:rsidDel="00853000">
          <w:delText>ing</w:delText>
        </w:r>
      </w:del>
      <w:del w:id="318" w:author="Jonathan Wood" w:date="2020-05-18T21:01:00Z">
        <w:r w:rsidR="00B43F10" w:rsidDel="00647E38">
          <w:delText xml:space="preserve"> fits</w:delText>
        </w:r>
      </w:del>
      <w:del w:id="319" w:author="Jonathan Wood" w:date="2020-05-06T10:49:00Z">
        <w:r w:rsidR="00B43F10" w:rsidDel="00853000">
          <w:delText xml:space="preserve"> for each model</w:delText>
        </w:r>
      </w:del>
      <w:del w:id="320" w:author="Jonathan Wood" w:date="2020-05-06T10:50:00Z">
        <w:r w:rsidR="00B43F10" w:rsidDel="00853000">
          <w:delText xml:space="preserve"> after simulating </w:delText>
        </w:r>
        <w:r w:rsidR="003C6660" w:rsidDel="00853000">
          <w:delText>both</w:delText>
        </w:r>
        <w:r w:rsidR="00B43F10" w:rsidDel="00853000">
          <w:delText xml:space="preserve"> model</w:delText>
        </w:r>
        <w:r w:rsidR="003C6660" w:rsidDel="00853000">
          <w:delText>s</w:delText>
        </w:r>
        <w:r w:rsidR="00B43F10" w:rsidDel="00853000">
          <w:delText xml:space="preserve"> with randomized parameters</w:delText>
        </w:r>
        <w:r w:rsidR="00595508" w:rsidDel="00853000">
          <w:delText>.</w:delText>
        </w:r>
        <w:r w:rsidR="003C6660" w:rsidDel="00853000">
          <w:delText xml:space="preserve"> </w:delText>
        </w:r>
      </w:del>
      <w:del w:id="321" w:author="Jonathan Wood" w:date="2020-05-18T21:01:00Z">
        <w:r w:rsidR="00B43F10" w:rsidDel="00647E38">
          <w:delText xml:space="preserve">The model which </w:delText>
        </w:r>
        <w:r w:rsidR="003C6660" w:rsidDel="00647E38">
          <w:delText>generated the</w:delText>
        </w:r>
        <w:r w:rsidR="00B43F10" w:rsidDel="00647E38">
          <w:delText xml:space="preserve"> simulat</w:delText>
        </w:r>
        <w:r w:rsidR="003C6660" w:rsidDel="00647E38">
          <w:delText>ion</w:delText>
        </w:r>
        <w:r w:rsidR="00B43F10" w:rsidDel="00647E38">
          <w:delText xml:space="preserve"> should</w:delText>
        </w:r>
        <w:r w:rsidR="003C6660" w:rsidDel="00647E38">
          <w:delText xml:space="preserve"> demonstrate better fits </w:delText>
        </w:r>
      </w:del>
      <w:del w:id="322" w:author="Jonathan Wood" w:date="2020-05-06T10:50:00Z">
        <w:r w:rsidR="003C6660" w:rsidDel="00853000">
          <w:delText>when using that same model</w:delText>
        </w:r>
        <w:r w:rsidR="00B43F10" w:rsidDel="00853000">
          <w:delText>.</w:delText>
        </w:r>
        <w:r w:rsidR="003C6660" w:rsidDel="00853000">
          <w:delText xml:space="preserve"> </w:delText>
        </w:r>
      </w:del>
      <w:r w:rsidR="00181A41">
        <w:t xml:space="preserve">We fit the simulated data </w:t>
      </w:r>
      <w:ins w:id="323" w:author="Jonathan Wood" w:date="2020-05-06T14:50:00Z">
        <w:r w:rsidR="004D6E15">
          <w:t xml:space="preserve">from each model </w:t>
        </w:r>
      </w:ins>
      <w:del w:id="324" w:author="Jonathan Wood" w:date="2020-05-06T10:46:00Z">
        <w:r w:rsidR="00181A41" w:rsidDel="00853000">
          <w:delText xml:space="preserve">with </w:delText>
        </w:r>
        <w:r w:rsidR="00717692" w:rsidDel="00853000">
          <w:delText>the same fitting procedure as above</w:delText>
        </w:r>
      </w:del>
      <w:ins w:id="325" w:author="Jonathan Wood" w:date="2020-05-06T10:46:00Z">
        <w:r w:rsidR="00853000">
          <w:t xml:space="preserve">using MATLAB’s </w:t>
        </w:r>
        <w:proofErr w:type="spellStart"/>
        <w:r w:rsidR="00853000">
          <w:t>fmincon</w:t>
        </w:r>
        <w:proofErr w:type="spellEnd"/>
        <w:r w:rsidR="00853000">
          <w:t xml:space="preserve"> function</w:t>
        </w:r>
      </w:ins>
      <w:ins w:id="326" w:author="Jonathan Wood" w:date="2020-05-06T10:51:00Z">
        <w:r w:rsidR="00853000">
          <w:t xml:space="preserve"> and </w:t>
        </w:r>
      </w:ins>
      <w:ins w:id="327" w:author="Jonathan Wood" w:date="2020-05-19T15:59:00Z">
        <w:r w:rsidR="0060323D">
          <w:t>found that</w:t>
        </w:r>
      </w:ins>
      <w:ins w:id="328" w:author="Jonathan Wood" w:date="2020-05-19T16:00:00Z">
        <w:r w:rsidR="0060323D">
          <w:t xml:space="preserve"> comparison using</w:t>
        </w:r>
      </w:ins>
      <w:ins w:id="329" w:author="Jonathan Wood" w:date="2020-05-19T15:59:00Z">
        <w:r w:rsidR="0060323D">
          <w:t xml:space="preserve"> </w:t>
        </w:r>
      </w:ins>
      <w:ins w:id="330" w:author="Jonathan Wood" w:date="2020-05-06T10:51:00Z">
        <w:r w:rsidR="00853000">
          <w:t>Akaike Information Criterion (AIC)</w:t>
        </w:r>
      </w:ins>
      <w:ins w:id="331" w:author="Jonathan Wood" w:date="2020-05-19T15:59:00Z">
        <w:r w:rsidR="0060323D">
          <w:t xml:space="preserve"> distinguishes between the models better than</w:t>
        </w:r>
      </w:ins>
      <w:ins w:id="332" w:author="Jonathan Wood" w:date="2020-05-19T16:00:00Z">
        <w:r w:rsidR="0060323D">
          <w:t xml:space="preserve"> Bayesian Information Criterion (BIC)</w:t>
        </w:r>
      </w:ins>
      <w:r w:rsidR="00181A41">
        <w:t xml:space="preserve">. </w:t>
      </w:r>
      <w:del w:id="333" w:author="Jonathan Wood" w:date="2020-05-06T10:46:00Z">
        <w:r w:rsidR="00717692" w:rsidDel="00853000">
          <w:delText xml:space="preserve">This </w:delText>
        </w:r>
      </w:del>
      <w:del w:id="334" w:author="Jonathan Wood" w:date="2020-05-06T10:51:00Z">
        <w:r w:rsidR="00717692" w:rsidDel="00853000">
          <w:delText xml:space="preserve">procedure </w:delText>
        </w:r>
      </w:del>
      <w:del w:id="335" w:author="Jonathan Wood" w:date="2020-05-06T10:47:00Z">
        <w:r w:rsidR="00717692" w:rsidDel="00853000">
          <w:delText xml:space="preserve">was performed 100 times and </w:delText>
        </w:r>
      </w:del>
      <w:del w:id="336" w:author="Jonathan Wood" w:date="2020-05-06T10:51:00Z">
        <w:r w:rsidR="00EA3CB8" w:rsidDel="00853000">
          <w:delText>revealed</w:delText>
        </w:r>
        <w:r w:rsidR="00717692" w:rsidDel="00853000">
          <w:delText xml:space="preserve"> that</w:delText>
        </w:r>
        <w:r w:rsidR="00EA3CB8" w:rsidDel="00853000">
          <w:delText xml:space="preserve"> </w:delText>
        </w:r>
        <w:r w:rsidR="00717692" w:rsidDel="00853000">
          <w:delText>each</w:delText>
        </w:r>
        <w:r w:rsidR="00EA3CB8" w:rsidDel="00853000">
          <w:delText xml:space="preserve"> model</w:delText>
        </w:r>
        <w:r w:rsidR="00717692" w:rsidDel="00853000">
          <w:delText xml:space="preserve"> is more likely to have better fit statistics for the data generated by itself.</w:delText>
        </w:r>
      </w:del>
      <w:del w:id="337" w:author="Jonathan Wood" w:date="2020-05-18T21:02:00Z">
        <w:r w:rsidR="00717692" w:rsidDel="00647E38">
          <w:delText xml:space="preserve"> </w:delText>
        </w:r>
      </w:del>
      <w:del w:id="338" w:author="Jonathan Wood" w:date="2020-05-06T10:52:00Z">
        <w:r w:rsidR="00EA3CB8" w:rsidDel="00853000">
          <w:delText xml:space="preserve">Furthermore, </w:delText>
        </w:r>
        <w:r w:rsidR="00B43F10" w:rsidDel="00853000">
          <w:delText>Akaike Information Criterion (</w:delText>
        </w:r>
      </w:del>
      <w:del w:id="339" w:author="Jonathan Wood" w:date="2020-05-18T21:02:00Z">
        <w:r w:rsidR="00B43F10" w:rsidDel="00647E38">
          <w:delText>AIC</w:delText>
        </w:r>
      </w:del>
      <w:del w:id="340" w:author="Jonathan Wood" w:date="2020-05-06T10:52:00Z">
        <w:r w:rsidR="00B43F10" w:rsidDel="00853000">
          <w:delText>)</w:delText>
        </w:r>
      </w:del>
      <w:del w:id="341" w:author="Jonathan Wood" w:date="2020-05-18T21:02:00Z">
        <w:r w:rsidR="00EA3CB8" w:rsidDel="00647E38">
          <w:delText xml:space="preserve"> is an adequate method to distinguish between the two models (Figure 2)</w:delText>
        </w:r>
        <w:r w:rsidR="00B43F10" w:rsidDel="00647E38">
          <w:delText>.</w:delText>
        </w:r>
        <w:r w:rsidR="00DA79B9" w:rsidDel="00647E38">
          <w:delText xml:space="preserve"> </w:delText>
        </w:r>
      </w:del>
    </w:p>
    <w:p w14:paraId="3BD89705" w14:textId="77777777" w:rsidR="004B0AE4" w:rsidRDefault="004B0AE4">
      <w:pPr>
        <w:rPr>
          <w:ins w:id="342" w:author="Jonathan Wood" w:date="2020-05-18T21:42:00Z"/>
        </w:rPr>
      </w:pPr>
    </w:p>
    <w:p w14:paraId="5E147C18" w14:textId="5CD8087A" w:rsidR="004D6E15" w:rsidRDefault="004D6E15">
      <w:pPr>
        <w:rPr>
          <w:ins w:id="343" w:author="Jonathan Wood" w:date="2020-05-06T14:51:00Z"/>
        </w:rPr>
      </w:pPr>
    </w:p>
    <w:p w14:paraId="5D49BEFC" w14:textId="4213FC5F" w:rsidR="00284743" w:rsidRDefault="00181A41">
      <w:r>
        <w:t>After</w:t>
      </w:r>
      <w:r w:rsidR="00DA79B9">
        <w:t xml:space="preserve"> data are collected,</w:t>
      </w:r>
      <w:r w:rsidR="00DE393B">
        <w:t xml:space="preserve"> </w:t>
      </w:r>
      <w:r w:rsidR="00E66816">
        <w:t xml:space="preserve">we will </w:t>
      </w:r>
      <w:r w:rsidR="00C125D4">
        <w:t xml:space="preserve">fit </w:t>
      </w:r>
      <w:r w:rsidR="0053792A">
        <w:t>both</w:t>
      </w:r>
      <w:r w:rsidR="00C125D4">
        <w:t xml:space="preserve"> model</w:t>
      </w:r>
      <w:r w:rsidR="0053792A">
        <w:t>s</w:t>
      </w:r>
      <w:r w:rsidR="00C125D4">
        <w:t xml:space="preserve"> to individual </w:t>
      </w:r>
      <w:del w:id="344" w:author="Jonathan Wood" w:date="2020-05-06T09:45:00Z">
        <w:r w:rsidR="00C125D4" w:rsidDel="00074632">
          <w:delText xml:space="preserve">subject </w:delText>
        </w:r>
      </w:del>
      <w:ins w:id="345" w:author="Jonathan Wood" w:date="2020-05-06T09:45:00Z">
        <w:r w:rsidR="00074632">
          <w:t xml:space="preserve">participant </w:t>
        </w:r>
      </w:ins>
      <w:r w:rsidR="00C125D4">
        <w:t>data</w:t>
      </w:r>
      <w:r w:rsidR="0053792A">
        <w:t xml:space="preserve"> </w:t>
      </w:r>
      <w:r w:rsidR="00C125D4">
        <w:t>for each condition to obtain parameter values</w:t>
      </w:r>
      <w:r w:rsidR="0053792A">
        <w:t xml:space="preserve"> using </w:t>
      </w:r>
      <w:r>
        <w:t>the</w:t>
      </w:r>
      <w:ins w:id="346" w:author="Jonathan Wood" w:date="2020-05-06T10:52:00Z">
        <w:r w:rsidR="00853000">
          <w:t xml:space="preserve"> same</w:t>
        </w:r>
      </w:ins>
      <w:r>
        <w:t xml:space="preserve"> fitting </w:t>
      </w:r>
      <w:del w:id="347" w:author="Jonathan Wood" w:date="2020-05-06T10:52:00Z">
        <w:r w:rsidDel="00853000">
          <w:delText xml:space="preserve">method </w:delText>
        </w:r>
      </w:del>
      <w:ins w:id="348" w:author="Jonathan Wood" w:date="2020-05-06T10:52:00Z">
        <w:r w:rsidR="00853000">
          <w:t xml:space="preserve">procedure </w:t>
        </w:r>
      </w:ins>
      <w:r>
        <w:t>as above</w:t>
      </w:r>
      <w:r w:rsidR="0053792A">
        <w:t xml:space="preserve">. </w:t>
      </w:r>
      <w:del w:id="349" w:author="Jonathan Wood" w:date="2020-05-18T21:02:00Z">
        <w:r w:rsidR="00C125D4" w:rsidDel="00647E38">
          <w:delText xml:space="preserve">We will </w:delText>
        </w:r>
        <w:r w:rsidR="00E66816" w:rsidDel="00647E38">
          <w:delText xml:space="preserve">assess the face validity of each model’s </w:delText>
        </w:r>
        <w:r w:rsidR="00DE393B" w:rsidDel="00647E38">
          <w:delText>range of</w:delText>
        </w:r>
        <w:r w:rsidR="00E66816" w:rsidDel="00647E38">
          <w:delText xml:space="preserve"> parameter values</w:delText>
        </w:r>
        <w:r w:rsidR="0053792A" w:rsidDel="00647E38">
          <w:delText xml:space="preserve"> for the fitted models.</w:delText>
        </w:r>
        <w:r w:rsidR="00E66816" w:rsidDel="00647E38">
          <w:delText xml:space="preserve"> </w:delText>
        </w:r>
      </w:del>
      <w:r w:rsidR="003C6660">
        <w:t>We will further simulate each model with the fitted parameters as a posterior predictive check</w:t>
      </w:r>
      <w:del w:id="350" w:author="Jonathan Wood" w:date="2020-05-06T10:53:00Z">
        <w:r w:rsidR="003C6660" w:rsidDel="00853000">
          <w:delText>. We will</w:delText>
        </w:r>
      </w:del>
      <w:r w:rsidR="003C6660">
        <w:t xml:space="preserve"> then analyze these simulations in the same way we will analyze the empirical data. </w:t>
      </w:r>
      <w:r w:rsidR="00E66816">
        <w:t xml:space="preserve">We will </w:t>
      </w:r>
      <w:del w:id="351" w:author="Jonathan Wood" w:date="2020-05-06T10:58:00Z">
        <w:r w:rsidR="0053792A" w:rsidDel="00EF6128">
          <w:delText xml:space="preserve">also </w:delText>
        </w:r>
      </w:del>
      <w:r w:rsidR="0053792A">
        <w:t xml:space="preserve">use </w:t>
      </w:r>
      <w:del w:id="352" w:author="Jonathan Wood" w:date="2020-05-06T10:54:00Z">
        <w:r w:rsidDel="00853000">
          <w:delText>our selected</w:delText>
        </w:r>
        <w:r w:rsidR="0053792A" w:rsidDel="00853000">
          <w:delText xml:space="preserve"> objective model comparison method</w:delText>
        </w:r>
        <w:r w:rsidDel="00853000">
          <w:delText xml:space="preserve">, </w:delText>
        </w:r>
      </w:del>
      <w:r w:rsidR="00C01B6E">
        <w:t>A</w:t>
      </w:r>
      <w:r w:rsidR="00E66816">
        <w:t>IC</w:t>
      </w:r>
      <w:del w:id="353" w:author="Jonathan Wood" w:date="2020-05-06T10:54:00Z">
        <w:r w:rsidDel="00853000">
          <w:delText>,</w:delText>
        </w:r>
      </w:del>
      <w:r w:rsidR="00C125D4">
        <w:t xml:space="preserve"> </w:t>
      </w:r>
      <w:r w:rsidR="0053792A">
        <w:t>to</w:t>
      </w:r>
      <w:ins w:id="354" w:author="Jonathan Wood" w:date="2020-05-06T10:58:00Z">
        <w:r w:rsidR="00EF6128">
          <w:t xml:space="preserve"> objectively</w:t>
        </w:r>
      </w:ins>
      <w:r w:rsidR="0053792A">
        <w:t xml:space="preserve"> compare the model</w:t>
      </w:r>
      <w:r>
        <w:t xml:space="preserve"> fits</w:t>
      </w:r>
      <w:ins w:id="355" w:author="Jonathan Wood" w:date="2020-05-18T21:03:00Z">
        <w:r w:rsidR="00647E38">
          <w:t xml:space="preserve"> and compare</w:t>
        </w:r>
      </w:ins>
      <w:ins w:id="356" w:author="Jonathan Wood" w:date="2020-05-06T10:59:00Z">
        <w:r w:rsidR="00EF6128">
          <w:t xml:space="preserve"> mean AIC values as well as the number of subjects best fit by each model.</w:t>
        </w:r>
      </w:ins>
      <w:del w:id="357" w:author="Jonathan Wood" w:date="2020-05-06T10:54:00Z">
        <w:r w:rsidR="00C125D4" w:rsidDel="00853000">
          <w:delText>.</w:delText>
        </w:r>
      </w:del>
      <w:del w:id="358" w:author="Jonathan Wood" w:date="2020-05-06T10:59:00Z">
        <w:r w:rsidR="00C125D4" w:rsidDel="00EF6128">
          <w:delText xml:space="preserve"> </w:delText>
        </w:r>
        <w:r w:rsidR="00604106" w:rsidDel="00EF6128">
          <w:delText>Using the objective criteria, AIC</w:delText>
        </w:r>
        <w:r w:rsidR="00C125D4" w:rsidDel="00EF6128">
          <w:delText>, w</w:delText>
        </w:r>
        <w:r w:rsidR="00DA79B9" w:rsidDel="00EF6128">
          <w:delText xml:space="preserve">e will determine the number of </w:delText>
        </w:r>
      </w:del>
      <w:del w:id="359" w:author="Jonathan Wood" w:date="2020-05-06T09:08:00Z">
        <w:r w:rsidR="00DA79B9" w:rsidDel="00B651EE">
          <w:delText>subjects</w:delText>
        </w:r>
      </w:del>
      <w:del w:id="360" w:author="Jonathan Wood" w:date="2020-05-06T10:59:00Z">
        <w:r w:rsidR="00DA79B9" w:rsidDel="00EF6128">
          <w:delText xml:space="preserve"> </w:delText>
        </w:r>
        <w:r w:rsidR="00604106" w:rsidDel="00EF6128">
          <w:delText xml:space="preserve">for all conditions </w:delText>
        </w:r>
        <w:r w:rsidR="00DA79B9" w:rsidDel="00EF6128">
          <w:delText>best fit by each model</w:delText>
        </w:r>
        <w:r w:rsidR="00604106" w:rsidDel="00EF6128">
          <w:delText>.</w:delText>
        </w:r>
      </w:del>
      <w:r w:rsidR="00604106">
        <w:t xml:space="preserve"> </w:t>
      </w:r>
    </w:p>
    <w:p w14:paraId="2717B09A" w14:textId="77777777" w:rsidR="00332CA8" w:rsidRPr="00717692" w:rsidRDefault="00332CA8" w:rsidP="00332CA8">
      <w:pPr>
        <w:rPr>
          <w:u w:val="single"/>
        </w:rPr>
      </w:pPr>
    </w:p>
    <w:p w14:paraId="411F19CB" w14:textId="0655C873" w:rsidR="000425AC" w:rsidRPr="000425AC" w:rsidRDefault="002C3195" w:rsidP="00C7571B">
      <w:pPr>
        <w:rPr>
          <w:i/>
          <w:iCs/>
          <w:u w:val="single"/>
        </w:rPr>
      </w:pPr>
      <w:r>
        <w:rPr>
          <w:i/>
          <w:iCs/>
          <w:u w:val="single"/>
        </w:rPr>
        <w:t>Simulations</w:t>
      </w:r>
      <w:r w:rsidR="00332CA8">
        <w:rPr>
          <w:i/>
          <w:iCs/>
          <w:u w:val="single"/>
        </w:rPr>
        <w:t>:</w:t>
      </w:r>
    </w:p>
    <w:p w14:paraId="51D25DC6" w14:textId="54EF0538" w:rsidR="00A24826" w:rsidRDefault="000425AC" w:rsidP="00332CA8">
      <w:pPr>
        <w:rPr>
          <w:ins w:id="361" w:author="Jonathan Wood" w:date="2020-05-19T16:03:00Z"/>
        </w:rPr>
      </w:pPr>
      <w:ins w:id="362" w:author="Jonathan Wood" w:date="2020-05-06T17:40:00Z">
        <w:r>
          <w:t xml:space="preserve">We simulated </w:t>
        </w:r>
      </w:ins>
      <w:ins w:id="363" w:author="Jonathan Wood" w:date="2020-05-06T17:41:00Z">
        <w:r>
          <w:t>both</w:t>
        </w:r>
      </w:ins>
      <w:ins w:id="364" w:author="Jonathan Wood" w:date="2020-05-06T17:40:00Z">
        <w:r>
          <w:t xml:space="preserve"> model</w:t>
        </w:r>
      </w:ins>
      <w:ins w:id="365" w:author="Jonathan Wood" w:date="2020-05-06T17:41:00Z">
        <w:r>
          <w:t xml:space="preserve">s </w:t>
        </w:r>
      </w:ins>
      <w:ins w:id="366" w:author="Jonathan Wood" w:date="2020-05-06T17:40:00Z">
        <w:r>
          <w:t xml:space="preserve">to demonstrate </w:t>
        </w:r>
      </w:ins>
      <w:ins w:id="367" w:author="Jonathan Wood" w:date="2020-05-06T18:31:00Z">
        <w:r w:rsidR="00E913D4">
          <w:t>how each model is affected by more variable conditions.</w:t>
        </w:r>
      </w:ins>
      <w:ins w:id="368" w:author="Jonathan Wood" w:date="2020-05-06T18:32:00Z">
        <w:r w:rsidR="00E913D4">
          <w:t xml:space="preserve"> For the Adaptive Bayesian model, t</w:t>
        </w:r>
      </w:ins>
      <w:ins w:id="369" w:author="Jonathan Wood" w:date="2020-05-06T10:59:00Z">
        <w:r w:rsidR="00C7571B">
          <w:t xml:space="preserve">he sensory estimate may become biased based on prior experience. The more consistent (i.e. less variable) the prior experience, the more certain it becomes as more weight is given to prior experience. Therefore, subsequent world state estimates become more biased toward a more consistent prior. If the prior experiences are inconsistent (i.e. more variable), there is a reduced weight on prior experiences. Thus, subsequent world states are less biased toward the inconsistent prior. The Bayesian estimation framework predicts a dependence on consistency of practice in the use-dependent process. </w:t>
        </w:r>
      </w:ins>
      <w:ins w:id="370" w:author="Jonathan Wood" w:date="2020-05-19T16:02:00Z">
        <w:r w:rsidR="00C66E3D">
          <w:t>However, in</w:t>
        </w:r>
      </w:ins>
      <w:ins w:id="371" w:author="Jonathan Wood" w:date="2020-05-06T18:37:00Z">
        <w:r w:rsidR="00E913D4">
          <w:t xml:space="preserve"> the </w:t>
        </w:r>
      </w:ins>
      <w:ins w:id="372" w:author="Jonathan Wood" w:date="2020-05-06T18:38:00Z">
        <w:r w:rsidR="00E410C7">
          <w:t>Strategic plus UDP model</w:t>
        </w:r>
      </w:ins>
      <w:ins w:id="373" w:author="Jonathan Wood" w:date="2020-05-06T18:37:00Z">
        <w:r w:rsidR="00E913D4">
          <w:t xml:space="preserve"> framework the use-dependent process is a low-level bias which only changes based on only the direction, not the consistency, of the motor output. Therefore, two-process model predicts that the use-dependent aftereffect does not depend on the consistency of prior movements. </w:t>
        </w:r>
      </w:ins>
    </w:p>
    <w:p w14:paraId="70A8140D" w14:textId="77777777" w:rsidR="00C66E3D" w:rsidRDefault="00C66E3D" w:rsidP="00332CA8"/>
    <w:p w14:paraId="0E904F13" w14:textId="6CCFD47F" w:rsidR="00C7571B" w:rsidDel="00C66E3D" w:rsidRDefault="00C66E3D" w:rsidP="00031559">
      <w:pPr>
        <w:rPr>
          <w:del w:id="374" w:author="Jonathan Wood" w:date="2020-05-19T16:02:00Z"/>
          <w:b/>
          <w:bCs/>
          <w:sz w:val="24"/>
          <w:szCs w:val="24"/>
        </w:rPr>
      </w:pPr>
      <w:ins w:id="375" w:author="Jonathan Wood" w:date="2020-05-19T16:04:00Z">
        <w:r>
          <w:t xml:space="preserve">We first found that </w:t>
        </w:r>
      </w:ins>
      <w:ins w:id="376" w:author="Jonathan Wood" w:date="2020-05-19T16:05:00Z">
        <w:r>
          <w:t xml:space="preserve">each model can recover </w:t>
        </w:r>
        <w:r w:rsidR="002F35F8">
          <w:t xml:space="preserve">its parameters well under ideal conditions </w:t>
        </w:r>
      </w:ins>
      <w:ins w:id="377" w:author="Jonathan Wood" w:date="2020-05-19T16:04:00Z">
        <w:r>
          <w:t xml:space="preserve">(Supplemental Figure 1). </w:t>
        </w:r>
      </w:ins>
      <w:del w:id="378" w:author="Jonathan Wood" w:date="2020-05-19T16:02:00Z">
        <w:r w:rsidR="00CF67D8" w:rsidRPr="00B4463F" w:rsidDel="00C66E3D">
          <w:rPr>
            <w:b/>
            <w:bCs/>
            <w:sz w:val="24"/>
            <w:szCs w:val="24"/>
          </w:rPr>
          <w:delText xml:space="preserve">Figure </w:delText>
        </w:r>
      </w:del>
      <w:del w:id="379" w:author="Jonathan Wood" w:date="2020-05-19T14:06:00Z">
        <w:r w:rsidR="00CF67D8" w:rsidDel="00F242B7">
          <w:rPr>
            <w:noProof/>
          </w:rPr>
          <w:drawing>
            <wp:anchor distT="0" distB="0" distL="114300" distR="114300" simplePos="0" relativeHeight="251661312" behindDoc="0" locked="0" layoutInCell="1" allowOverlap="1" wp14:anchorId="76FC3BB7" wp14:editId="2DA5DBBD">
              <wp:simplePos x="0" y="0"/>
              <wp:positionH relativeFrom="column">
                <wp:posOffset>-63611</wp:posOffset>
              </wp:positionH>
              <wp:positionV relativeFrom="paragraph">
                <wp:posOffset>195994</wp:posOffset>
              </wp:positionV>
              <wp:extent cx="5812155" cy="31711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2155" cy="3171190"/>
                      </a:xfrm>
                      <a:prstGeom prst="rect">
                        <a:avLst/>
                      </a:prstGeom>
                    </pic:spPr>
                  </pic:pic>
                </a:graphicData>
              </a:graphic>
            </wp:anchor>
          </w:drawing>
        </w:r>
      </w:del>
      <w:del w:id="380" w:author="Jonathan Wood" w:date="2020-05-19T16:02:00Z">
        <w:r w:rsidR="00AB327B" w:rsidDel="00C66E3D">
          <w:rPr>
            <w:b/>
            <w:bCs/>
            <w:sz w:val="24"/>
            <w:szCs w:val="24"/>
          </w:rPr>
          <w:delText>4</w:delText>
        </w:r>
      </w:del>
    </w:p>
    <w:p w14:paraId="6CE69892" w14:textId="093D47BC" w:rsidR="00B4463F" w:rsidDel="002807A6" w:rsidRDefault="00332CA8" w:rsidP="00031559">
      <w:pPr>
        <w:rPr>
          <w:del w:id="381" w:author="Jonathan Wood" w:date="2020-05-06T18:41:00Z"/>
        </w:rPr>
      </w:pPr>
      <w:r>
        <w:t xml:space="preserve">To obtain parameters for model simulation, we fit </w:t>
      </w:r>
      <w:r w:rsidR="002C3195">
        <w:t>the models</w:t>
      </w:r>
      <w:r>
        <w:t xml:space="preserve"> to </w:t>
      </w:r>
      <w:proofErr w:type="gramStart"/>
      <w:ins w:id="382" w:author="Jonathan Wood" w:date="2020-05-18T21:05:00Z">
        <w:r w:rsidR="00A107BD">
          <w:t>each individual</w:t>
        </w:r>
        <w:proofErr w:type="gramEnd"/>
        <w:r w:rsidR="00A107BD">
          <w:t xml:space="preserve"> from a </w:t>
        </w:r>
      </w:ins>
      <w:r w:rsidR="00C01B6E">
        <w:t xml:space="preserve">previously collected </w:t>
      </w:r>
      <w:ins w:id="383" w:author="Jonathan Wood" w:date="2020-05-18T21:05:00Z">
        <w:r w:rsidR="00A107BD">
          <w:t>dataset using MATLAB</w:t>
        </w:r>
      </w:ins>
      <w:ins w:id="384" w:author="Jonathan Wood" w:date="2020-05-18T21:06:00Z">
        <w:r w:rsidR="00A107BD">
          <w:t xml:space="preserve">’s </w:t>
        </w:r>
        <w:proofErr w:type="spellStart"/>
        <w:r w:rsidR="00A107BD">
          <w:t>fmincon</w:t>
        </w:r>
        <w:proofErr w:type="spellEnd"/>
        <w:r w:rsidR="00A107BD">
          <w:t xml:space="preserve"> function </w:t>
        </w:r>
      </w:ins>
      <w:ins w:id="385" w:author="Jonathan Wood" w:date="2020-05-18T21:05:00Z">
        <w:r w:rsidR="00A107BD">
          <w:t>(Supplemental Figure 2)</w:t>
        </w:r>
      </w:ins>
      <w:del w:id="386" w:author="Jonathan Wood" w:date="2020-05-18T21:05:00Z">
        <w:r w:rsidR="00C01B6E" w:rsidDel="00A107BD">
          <w:delText>walking data</w:delText>
        </w:r>
      </w:del>
      <w:r w:rsidR="00C01B6E">
        <w:t xml:space="preserve">. </w:t>
      </w:r>
      <w:ins w:id="387" w:author="Jonathan Wood" w:date="2020-05-18T21:07:00Z">
        <w:r w:rsidR="00A107BD">
          <w:t xml:space="preserve">We then </w:t>
        </w:r>
      </w:ins>
      <w:ins w:id="388" w:author="Jonathan Wood" w:date="2020-05-19T16:05:00Z">
        <w:r w:rsidR="002F35F8">
          <w:t>simulated our proposed experime</w:t>
        </w:r>
      </w:ins>
      <w:ins w:id="389" w:author="Jonathan Wood" w:date="2020-05-19T16:06:00Z">
        <w:r w:rsidR="002F35F8">
          <w:t xml:space="preserve">nt 1000x using </w:t>
        </w:r>
      </w:ins>
      <w:ins w:id="390" w:author="Jonathan Wood" w:date="2020-05-18T21:07:00Z">
        <w:r w:rsidR="00A107BD">
          <w:t xml:space="preserve">bootstrapped samples of </w:t>
        </w:r>
        <w:r w:rsidR="00E25B3A">
          <w:t xml:space="preserve">the individual parameter fits. </w:t>
        </w:r>
      </w:ins>
      <w:del w:id="391" w:author="Jonathan Wood" w:date="2020-05-18T21:06:00Z">
        <w:r w:rsidDel="00A107BD">
          <w:delText>We used 10,000 bootstrapped samples and fit each sample to the model</w:delText>
        </w:r>
        <w:r w:rsidR="00717692" w:rsidDel="00A107BD">
          <w:delText>s</w:delText>
        </w:r>
        <w:r w:rsidDel="00A107BD">
          <w:delText xml:space="preserve"> using MATLAB’s fmincon function</w:delText>
        </w:r>
      </w:del>
      <w:del w:id="392" w:author="Jonathan Wood" w:date="2020-05-18T21:05:00Z">
        <w:r w:rsidR="00FD69F0" w:rsidDel="00A107BD">
          <w:delText xml:space="preserve"> (Supplemental Figure 2)</w:delText>
        </w:r>
        <w:r w:rsidDel="00A107BD">
          <w:delText xml:space="preserve">. </w:delText>
        </w:r>
      </w:del>
      <w:del w:id="393" w:author="Jonathan Wood" w:date="2020-05-06T18:40:00Z">
        <w:r w:rsidR="00B26A5E" w:rsidDel="00845358">
          <w:delText xml:space="preserve">We simulated 1000 experiments with 18 </w:delText>
        </w:r>
      </w:del>
      <w:del w:id="394" w:author="Jonathan Wood" w:date="2020-05-06T09:08:00Z">
        <w:r w:rsidR="00B26A5E" w:rsidDel="00B651EE">
          <w:delText>subjects</w:delText>
        </w:r>
      </w:del>
      <w:del w:id="395" w:author="Jonathan Wood" w:date="2020-05-06T18:40:00Z">
        <w:r w:rsidR="00B26A5E" w:rsidDel="00845358">
          <w:delText xml:space="preserve"> in each of the Stable, Variable and Uniform conditions. To obtain a range of possible outcomes, we simulated over a range of possible parameters based on the fits from the prior data. Each simulated experiment sampled </w:delText>
        </w:r>
        <w:r w:rsidR="00511C1D" w:rsidDel="00845358">
          <w:delText xml:space="preserve">parameters </w:delText>
        </w:r>
        <w:r w:rsidR="00B26A5E" w:rsidDel="00845358">
          <w:delText xml:space="preserve">from a normal distribution with a mean and standard deviation equal to that of the parameter fits from prior data. </w:delText>
        </w:r>
      </w:del>
      <w:r w:rsidR="002C3195">
        <w:t xml:space="preserve">Figure </w:t>
      </w:r>
      <w:ins w:id="396" w:author="Jonathan Wood" w:date="2020-05-07T14:00:00Z">
        <w:r w:rsidR="00AB327B">
          <w:t>4</w:t>
        </w:r>
      </w:ins>
      <w:del w:id="397" w:author="Jonathan Wood" w:date="2020-05-07T14:00:00Z">
        <w:r w:rsidR="0036544F" w:rsidDel="00AB327B">
          <w:delText>3</w:delText>
        </w:r>
      </w:del>
      <w:del w:id="398" w:author="Jonathan Wood" w:date="2020-05-06T18:41:00Z">
        <w:r w:rsidR="002C3195" w:rsidDel="00845358">
          <w:delText>A</w:delText>
        </w:r>
      </w:del>
      <w:r w:rsidR="002C3195">
        <w:t xml:space="preserve"> </w:t>
      </w:r>
      <w:r w:rsidR="00B26A5E">
        <w:t xml:space="preserve">details </w:t>
      </w:r>
      <w:r w:rsidR="00511C1D">
        <w:t>the</w:t>
      </w:r>
      <w:r w:rsidR="002C3195">
        <w:t xml:space="preserve"> </w:t>
      </w:r>
      <w:ins w:id="399" w:author="Jonathan Wood" w:date="2020-05-06T18:41:00Z">
        <w:r w:rsidR="00845358">
          <w:t xml:space="preserve">simulated data from these parameters for each condition. </w:t>
        </w:r>
      </w:ins>
      <w:del w:id="400" w:author="Jonathan Wood" w:date="2020-05-06T18:42:00Z">
        <w:r w:rsidR="00B26A5E" w:rsidDel="007078B4">
          <w:delText>predicted aftereffect</w:delText>
        </w:r>
        <w:r w:rsidR="00511C1D" w:rsidDel="007078B4">
          <w:delText>s</w:delText>
        </w:r>
        <w:r w:rsidR="00B26A5E" w:rsidDel="007078B4">
          <w:delText xml:space="preserve"> between the two models across the conditions. </w:delText>
        </w:r>
      </w:del>
      <w:ins w:id="401" w:author="Jonathan Wood" w:date="2020-05-06T18:58:00Z">
        <w:r w:rsidR="00B4463F">
          <w:t xml:space="preserve">The panels in Figure </w:t>
        </w:r>
      </w:ins>
      <w:ins w:id="402" w:author="Jonathan Wood" w:date="2020-05-07T14:00:00Z">
        <w:r w:rsidR="00AB327B">
          <w:t>4</w:t>
        </w:r>
      </w:ins>
      <w:ins w:id="403" w:author="Jonathan Wood" w:date="2020-05-06T18:58:00Z">
        <w:r w:rsidR="00B4463F">
          <w:t xml:space="preserve">A </w:t>
        </w:r>
      </w:ins>
      <w:ins w:id="404" w:author="Jonathan Wood" w:date="2020-05-06T19:05:00Z">
        <w:r w:rsidR="00B4463F">
          <w:t>show</w:t>
        </w:r>
      </w:ins>
      <w:ins w:id="405" w:author="Jonathan Wood" w:date="2020-05-06T19:06:00Z">
        <w:r w:rsidR="00B4463F">
          <w:t xml:space="preserve"> each model</w:t>
        </w:r>
      </w:ins>
      <w:ins w:id="406" w:author="Jonathan Wood" w:date="2020-05-06T19:05:00Z">
        <w:r w:rsidR="00B4463F">
          <w:t xml:space="preserve"> simulat</w:t>
        </w:r>
      </w:ins>
      <w:ins w:id="407" w:author="Jonathan Wood" w:date="2020-05-06T19:06:00Z">
        <w:r w:rsidR="00B4463F">
          <w:t xml:space="preserve">ion for the entire experiment. The </w:t>
        </w:r>
      </w:ins>
      <w:ins w:id="408" w:author="Jonathan Wood" w:date="2020-05-06T19:13:00Z">
        <w:r w:rsidR="00CF67D8">
          <w:t xml:space="preserve">models perform similarly during the </w:t>
        </w:r>
      </w:ins>
      <w:ins w:id="409" w:author="Jonathan Wood" w:date="2020-05-19T16:06:00Z">
        <w:r w:rsidR="002F35F8">
          <w:t xml:space="preserve">Baseline and </w:t>
        </w:r>
      </w:ins>
      <w:ins w:id="410" w:author="Jonathan Wood" w:date="2020-05-06T19:13:00Z">
        <w:r w:rsidR="00CF67D8">
          <w:t xml:space="preserve">Learning </w:t>
        </w:r>
      </w:ins>
      <w:ins w:id="411" w:author="Jonathan Wood" w:date="2020-05-19T16:06:00Z">
        <w:r w:rsidR="002F35F8">
          <w:t>p</w:t>
        </w:r>
      </w:ins>
      <w:ins w:id="412" w:author="Jonathan Wood" w:date="2020-05-06T19:13:00Z">
        <w:r w:rsidR="00CF67D8">
          <w:t>hase</w:t>
        </w:r>
      </w:ins>
      <w:ins w:id="413" w:author="Jonathan Wood" w:date="2020-05-19T16:06:00Z">
        <w:r w:rsidR="002F35F8">
          <w:t>s</w:t>
        </w:r>
      </w:ins>
      <w:ins w:id="414" w:author="Jonathan Wood" w:date="2020-05-06T19:13:00Z">
        <w:r w:rsidR="00CF67D8">
          <w:t xml:space="preserve">, but the </w:t>
        </w:r>
      </w:ins>
      <w:ins w:id="415" w:author="Jonathan Wood" w:date="2020-05-06T19:06:00Z">
        <w:r w:rsidR="00B4463F">
          <w:t xml:space="preserve">primary difference </w:t>
        </w:r>
      </w:ins>
      <w:ins w:id="416" w:author="Jonathan Wood" w:date="2020-05-19T16:08:00Z">
        <w:r w:rsidR="00E5331C">
          <w:t xml:space="preserve">between the models </w:t>
        </w:r>
      </w:ins>
      <w:ins w:id="417" w:author="Jonathan Wood" w:date="2020-05-06T19:13:00Z">
        <w:r w:rsidR="00CF67D8">
          <w:t>is in the Washout phase. F</w:t>
        </w:r>
      </w:ins>
      <w:ins w:id="418" w:author="Jonathan Wood" w:date="2020-05-06T19:14:00Z">
        <w:r w:rsidR="00CF67D8">
          <w:t xml:space="preserve">igure </w:t>
        </w:r>
      </w:ins>
      <w:ins w:id="419" w:author="Jonathan Wood" w:date="2020-05-07T14:00:00Z">
        <w:r w:rsidR="00AB327B">
          <w:t>4</w:t>
        </w:r>
      </w:ins>
      <w:ins w:id="420" w:author="Jonathan Wood" w:date="2020-05-06T19:14:00Z">
        <w:r w:rsidR="00CF67D8">
          <w:t>B and C depict the</w:t>
        </w:r>
      </w:ins>
      <w:ins w:id="421" w:author="Jonathan Wood" w:date="2020-05-18T21:08:00Z">
        <w:r w:rsidR="00E25B3A">
          <w:t xml:space="preserve"> simulated</w:t>
        </w:r>
      </w:ins>
      <w:ins w:id="422" w:author="Jonathan Wood" w:date="2020-05-06T19:14:00Z">
        <w:r w:rsidR="00CF67D8">
          <w:t xml:space="preserve"> </w:t>
        </w:r>
      </w:ins>
      <w:ins w:id="423" w:author="Jonathan Wood" w:date="2020-05-19T16:08:00Z">
        <w:r w:rsidR="00E5331C">
          <w:t>retention</w:t>
        </w:r>
      </w:ins>
      <w:ins w:id="424" w:author="Jonathan Wood" w:date="2020-05-06T19:14:00Z">
        <w:r w:rsidR="00CF67D8">
          <w:t xml:space="preserve"> rates across the conditions for each model for the first 50 strides of </w:t>
        </w:r>
      </w:ins>
      <w:ins w:id="425" w:author="Jonathan Wood" w:date="2020-05-06T19:15:00Z">
        <w:r w:rsidR="00CF67D8">
          <w:t>Washout</w:t>
        </w:r>
      </w:ins>
      <w:ins w:id="426" w:author="Jonathan Wood" w:date="2020-05-06T19:14:00Z">
        <w:r w:rsidR="00CF67D8">
          <w:t>.</w:t>
        </w:r>
      </w:ins>
      <w:ins w:id="427" w:author="Jonathan Wood" w:date="2020-05-06T19:15:00Z">
        <w:r w:rsidR="00CF67D8">
          <w:t xml:space="preserve"> </w:t>
        </w:r>
      </w:ins>
      <w:ins w:id="428" w:author="Jonathan Wood" w:date="2020-05-06T19:17:00Z">
        <w:r w:rsidR="007D7D05">
          <w:t>T</w:t>
        </w:r>
      </w:ins>
      <w:ins w:id="429" w:author="Jonathan Wood" w:date="2020-05-06T19:16:00Z">
        <w:r w:rsidR="007D7D05">
          <w:t xml:space="preserve">he </w:t>
        </w:r>
      </w:ins>
      <w:ins w:id="430" w:author="Jonathan Wood" w:date="2020-05-06T19:17:00Z">
        <w:r w:rsidR="007D7D05">
          <w:t>Adaptative</w:t>
        </w:r>
      </w:ins>
      <w:ins w:id="431" w:author="Jonathan Wood" w:date="2020-05-06T19:16:00Z">
        <w:r w:rsidR="007D7D05">
          <w:t xml:space="preserve"> Bayesian model </w:t>
        </w:r>
      </w:ins>
      <w:ins w:id="432" w:author="Jonathan Wood" w:date="2020-05-06T19:18:00Z">
        <w:r w:rsidR="007D7D05">
          <w:t xml:space="preserve">predicts </w:t>
        </w:r>
      </w:ins>
      <w:ins w:id="433" w:author="Jonathan Wood" w:date="2020-05-19T16:08:00Z">
        <w:r w:rsidR="00E5331C">
          <w:t xml:space="preserve">faster washout (less retained on subsequent strides) </w:t>
        </w:r>
      </w:ins>
      <w:ins w:id="434" w:author="Jonathan Wood" w:date="2020-05-06T19:17:00Z">
        <w:r w:rsidR="007D7D05">
          <w:t xml:space="preserve">in the washout rate as the </w:t>
        </w:r>
      </w:ins>
      <w:ins w:id="435" w:author="Jonathan Wood" w:date="2020-05-06T19:23:00Z">
        <w:r w:rsidR="0013077F">
          <w:t>condition</w:t>
        </w:r>
      </w:ins>
      <w:ins w:id="436" w:author="Jonathan Wood" w:date="2020-05-06T19:24:00Z">
        <w:r w:rsidR="0013077F">
          <w:t>s are less stable</w:t>
        </w:r>
      </w:ins>
      <w:ins w:id="437" w:author="Jonathan Wood" w:date="2020-05-19T16:08:00Z">
        <w:r w:rsidR="00E5331C">
          <w:t>. The</w:t>
        </w:r>
      </w:ins>
      <w:ins w:id="438" w:author="Jonathan Wood" w:date="2020-05-06T19:24:00Z">
        <w:r w:rsidR="0013077F">
          <w:t xml:space="preserve"> Strategy plus UDP model predicts steady Washout rate across conditions. </w:t>
        </w:r>
      </w:ins>
      <w:ins w:id="439" w:author="Jonathan Wood" w:date="2020-05-18T21:08:00Z">
        <w:r w:rsidR="00E25B3A">
          <w:t xml:space="preserve">We also simulated </w:t>
        </w:r>
      </w:ins>
      <w:ins w:id="440" w:author="Jonathan Wood" w:date="2020-05-18T21:09:00Z">
        <w:r w:rsidR="00E25B3A">
          <w:t xml:space="preserve">use-dependent bias by </w:t>
        </w:r>
      </w:ins>
      <w:ins w:id="441" w:author="Jonathan Wood" w:date="2020-05-06T19:31:00Z">
        <w:r w:rsidR="0013077F">
          <w:t>subtract</w:t>
        </w:r>
      </w:ins>
      <w:ins w:id="442" w:author="Jonathan Wood" w:date="2020-05-18T21:09:00Z">
        <w:r w:rsidR="00E25B3A">
          <w:t xml:space="preserve">ing </w:t>
        </w:r>
      </w:ins>
      <w:ins w:id="443" w:author="Jonathan Wood" w:date="2020-05-06T19:31:00Z">
        <w:r w:rsidR="0013077F">
          <w:t xml:space="preserve">the </w:t>
        </w:r>
      </w:ins>
      <w:ins w:id="444" w:author="Jonathan Wood" w:date="2020-05-18T21:09:00Z">
        <w:r w:rsidR="00E25B3A">
          <w:t xml:space="preserve">use-dependent </w:t>
        </w:r>
      </w:ins>
      <w:ins w:id="445" w:author="Jonathan Wood" w:date="2020-05-06T19:31:00Z">
        <w:r w:rsidR="0013077F">
          <w:t xml:space="preserve">bias after the </w:t>
        </w:r>
      </w:ins>
      <w:ins w:id="446" w:author="Jonathan Wood" w:date="2020-05-18T16:39:00Z">
        <w:r w:rsidR="004A5E5B">
          <w:t xml:space="preserve">5σ </w:t>
        </w:r>
      </w:ins>
      <w:ins w:id="447" w:author="Jonathan Wood" w:date="2020-05-06T19:31:00Z">
        <w:r w:rsidR="0013077F">
          <w:t xml:space="preserve">and </w:t>
        </w:r>
      </w:ins>
      <w:ins w:id="448" w:author="Jonathan Wood" w:date="2020-05-18T16:39:00Z">
        <w:r w:rsidR="004A5E5B">
          <w:t>U</w:t>
        </w:r>
      </w:ins>
      <w:ins w:id="449" w:author="Jonathan Wood" w:date="2020-05-06T19:31:00Z">
        <w:r w:rsidR="0013077F">
          <w:t xml:space="preserve">niform practice conditions from </w:t>
        </w:r>
      </w:ins>
      <w:ins w:id="450" w:author="Jonathan Wood" w:date="2020-05-18T21:09:00Z">
        <w:r w:rsidR="00E25B3A">
          <w:t>the</w:t>
        </w:r>
      </w:ins>
      <w:ins w:id="451" w:author="Jonathan Wood" w:date="2020-05-18T21:12:00Z">
        <w:r w:rsidR="00E25B3A">
          <w:t xml:space="preserve"> </w:t>
        </w:r>
      </w:ins>
      <w:ins w:id="452" w:author="Jonathan Wood" w:date="2020-05-18T21:13:00Z">
        <w:r w:rsidR="00E25B3A">
          <w:t xml:space="preserve">Repeated condition </w:t>
        </w:r>
      </w:ins>
      <w:ins w:id="453" w:author="Jonathan Wood" w:date="2020-05-06T19:31:00Z">
        <w:r w:rsidR="0013077F">
          <w:t xml:space="preserve">(Figure </w:t>
        </w:r>
      </w:ins>
      <w:ins w:id="454" w:author="Jonathan Wood" w:date="2020-05-07T14:00:00Z">
        <w:r w:rsidR="00AB327B">
          <w:t>4</w:t>
        </w:r>
      </w:ins>
      <w:ins w:id="455" w:author="Jonathan Wood" w:date="2020-05-19T16:09:00Z">
        <w:r w:rsidR="00E5331C">
          <w:t>D</w:t>
        </w:r>
      </w:ins>
      <w:ins w:id="456" w:author="Jonathan Wood" w:date="2020-05-06T19:31:00Z">
        <w:r w:rsidR="0013077F">
          <w:t xml:space="preserve">). The </w:t>
        </w:r>
      </w:ins>
      <w:ins w:id="457" w:author="Jonathan Wood" w:date="2020-05-06T19:32:00Z">
        <w:r w:rsidR="0013077F">
          <w:t>Strategy plus UDP model predicts little change in aftereffects across conditions</w:t>
        </w:r>
      </w:ins>
      <w:ins w:id="458" w:author="Jonathan Wood" w:date="2020-05-06T19:39:00Z">
        <w:r w:rsidR="00C948D9">
          <w:t xml:space="preserve">. However, </w:t>
        </w:r>
      </w:ins>
      <w:ins w:id="459" w:author="Jonathan Wood" w:date="2020-05-06T19:40:00Z">
        <w:r w:rsidR="00C948D9">
          <w:t>t</w:t>
        </w:r>
      </w:ins>
      <w:ins w:id="460" w:author="Jonathan Wood" w:date="2020-05-06T19:32:00Z">
        <w:r w:rsidR="0013077F">
          <w:t xml:space="preserve">he Adaptive Bayesian model </w:t>
        </w:r>
        <w:r w:rsidR="00C948D9">
          <w:t>pre</w:t>
        </w:r>
      </w:ins>
      <w:ins w:id="461" w:author="Jonathan Wood" w:date="2020-05-06T19:33:00Z">
        <w:r w:rsidR="00C948D9">
          <w:t xml:space="preserve">dicts aftereffects which </w:t>
        </w:r>
      </w:ins>
      <w:ins w:id="462" w:author="Jonathan Wood" w:date="2020-05-06T19:32:00Z">
        <w:r w:rsidR="00C948D9">
          <w:t>stray further from</w:t>
        </w:r>
      </w:ins>
      <w:ins w:id="463" w:author="Jonathan Wood" w:date="2020-05-06T19:35:00Z">
        <w:r w:rsidR="00C948D9">
          <w:t xml:space="preserve"> the reference condition</w:t>
        </w:r>
      </w:ins>
      <w:ins w:id="464" w:author="Jonathan Wood" w:date="2020-05-06T19:39:00Z">
        <w:r w:rsidR="00C948D9">
          <w:t xml:space="preserve"> indicating a decline in aftereffects </w:t>
        </w:r>
      </w:ins>
      <w:r w:rsidR="00C66E3D">
        <w:rPr>
          <w:noProof/>
        </w:rPr>
        <mc:AlternateContent>
          <mc:Choice Requires="wpg">
            <w:drawing>
              <wp:anchor distT="0" distB="0" distL="114300" distR="114300" simplePos="0" relativeHeight="251682816" behindDoc="0" locked="0" layoutInCell="1" allowOverlap="1" wp14:anchorId="7154B6EF" wp14:editId="0C073774">
                <wp:simplePos x="0" y="0"/>
                <wp:positionH relativeFrom="column">
                  <wp:posOffset>0</wp:posOffset>
                </wp:positionH>
                <wp:positionV relativeFrom="paragraph">
                  <wp:posOffset>1155700</wp:posOffset>
                </wp:positionV>
                <wp:extent cx="5994400" cy="3447415"/>
                <wp:effectExtent l="0" t="0" r="6350" b="635"/>
                <wp:wrapSquare wrapText="bothSides"/>
                <wp:docPr id="20" name="Group 20"/>
                <wp:cNvGraphicFramePr/>
                <a:graphic xmlns:a="http://schemas.openxmlformats.org/drawingml/2006/main">
                  <a:graphicData uri="http://schemas.microsoft.com/office/word/2010/wordprocessingGroup">
                    <wpg:wgp>
                      <wpg:cNvGrpSpPr/>
                      <wpg:grpSpPr>
                        <a:xfrm>
                          <a:off x="0" y="0"/>
                          <a:ext cx="5994400" cy="3447415"/>
                          <a:chOff x="0" y="0"/>
                          <a:chExt cx="5994400" cy="3447415"/>
                        </a:xfrm>
                      </wpg:grpSpPr>
                      <pic:pic xmlns:pic="http://schemas.openxmlformats.org/drawingml/2006/picture">
                        <pic:nvPicPr>
                          <pic:cNvPr id="18" name="Picture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22250"/>
                            <a:ext cx="5943600" cy="3225165"/>
                          </a:xfrm>
                          <a:prstGeom prst="rect">
                            <a:avLst/>
                          </a:prstGeom>
                        </pic:spPr>
                      </pic:pic>
                      <wps:wsp>
                        <wps:cNvPr id="19" name="Text Box 19"/>
                        <wps:cNvSpPr txBox="1"/>
                        <wps:spPr>
                          <a:xfrm>
                            <a:off x="50800" y="0"/>
                            <a:ext cx="5943600" cy="222250"/>
                          </a:xfrm>
                          <a:prstGeom prst="rect">
                            <a:avLst/>
                          </a:prstGeom>
                          <a:solidFill>
                            <a:prstClr val="white"/>
                          </a:solidFill>
                          <a:ln>
                            <a:noFill/>
                          </a:ln>
                        </wps:spPr>
                        <wps:txbx>
                          <w:txbxContent>
                            <w:p w14:paraId="18D8BDAF" w14:textId="1072884B" w:rsidR="00C66E3D" w:rsidRPr="00DA2068" w:rsidRDefault="00C66E3D" w:rsidP="00DA2068">
                              <w:pPr>
                                <w:pStyle w:val="Caption"/>
                                <w:rPr>
                                  <w:noProof/>
                                  <w:sz w:val="24"/>
                                  <w:szCs w:val="24"/>
                                </w:rPr>
                              </w:pPr>
                              <w:ins w:id="465" w:author="Jonathan Wood" w:date="2020-05-19T16:03:00Z">
                                <w:r w:rsidRPr="00DA2068">
                                  <w:rPr>
                                    <w:i w:val="0"/>
                                    <w:iCs w:val="0"/>
                                    <w:sz w:val="24"/>
                                    <w:szCs w:val="24"/>
                                  </w:rPr>
                                  <w:t>Figure 4</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4B6EF" id="Group 20" o:spid="_x0000_s1035" style="position:absolute;margin-left:0;margin-top:91pt;width:472pt;height:271.45pt;z-index:251682816" coordsize="59944,34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">
                <v:shape id="Picture 18" o:spid="_x0000_s1036" type="#_x0000_t75" style="position:absolute;top:2222;width:59436;height:32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">
                  <v:imagedata r:id="rId24" o:title=""/>
                </v:shape>
                <v:shape id="Text Box 19" o:spid="_x0000_s1037" type="#_x0000_t202" style="position:absolute;left:508;width:5943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8D8BDAF" w14:textId="1072884B" w:rsidR="00C66E3D" w:rsidRPr="00DA2068" w:rsidRDefault="00C66E3D" w:rsidP="00DA2068">
                        <w:pPr>
                          <w:pStyle w:val="Caption"/>
                          <w:rPr>
                            <w:noProof/>
                            <w:sz w:val="24"/>
                            <w:szCs w:val="24"/>
                          </w:rPr>
                        </w:pPr>
                        <w:ins w:id="466" w:author="Jonathan Wood" w:date="2020-05-19T16:03:00Z">
                          <w:r w:rsidRPr="00DA2068">
                            <w:rPr>
                              <w:i w:val="0"/>
                              <w:iCs w:val="0"/>
                              <w:sz w:val="24"/>
                              <w:szCs w:val="24"/>
                            </w:rPr>
                            <w:t>Figure 4</w:t>
                          </w:r>
                        </w:ins>
                      </w:p>
                    </w:txbxContent>
                  </v:textbox>
                </v:shape>
                <w10:wrap type="square"/>
              </v:group>
            </w:pict>
          </mc:Fallback>
        </mc:AlternateContent>
      </w:r>
      <w:ins w:id="467" w:author="Jonathan Wood" w:date="2020-05-06T19:39:00Z">
        <w:r w:rsidR="00C948D9">
          <w:t>compared to</w:t>
        </w:r>
      </w:ins>
      <w:ins w:id="468" w:author="Jonathan Wood" w:date="2020-05-06T19:40:00Z">
        <w:r w:rsidR="00C948D9">
          <w:t xml:space="preserve"> the </w:t>
        </w:r>
      </w:ins>
      <w:ins w:id="469" w:author="Jonathan Wood" w:date="2020-05-18T16:38:00Z">
        <w:r w:rsidR="004A5E5B">
          <w:t>Repeated</w:t>
        </w:r>
      </w:ins>
      <w:ins w:id="470" w:author="Jonathan Wood" w:date="2020-05-06T19:40:00Z">
        <w:r w:rsidR="00C948D9">
          <w:t xml:space="preserve"> condition.</w:t>
        </w:r>
      </w:ins>
      <w:ins w:id="471" w:author="Jonathan Wood" w:date="2020-05-06T19:39:00Z">
        <w:r w:rsidR="00C948D9">
          <w:t xml:space="preserve"> </w:t>
        </w:r>
      </w:ins>
      <w:del w:id="472" w:author="Jonathan Wood" w:date="2020-05-06T19:39:00Z">
        <w:r w:rsidR="00511C1D" w:rsidDel="00C948D9">
          <w:delText xml:space="preserve">The two-process model predicts the conditions will demonstrate similar aftereffects regardless of the condition while the Bayesian model predicts that aftereffects will be reduced with less certainty in the learning targets. </w:delText>
        </w:r>
        <w:r w:rsidR="00B26A5E" w:rsidDel="00C948D9">
          <w:delText xml:space="preserve">Figure </w:delText>
        </w:r>
        <w:r w:rsidR="0036544F" w:rsidDel="00C948D9">
          <w:delText>3</w:delText>
        </w:r>
        <w:r w:rsidR="00B26A5E" w:rsidDel="00C948D9">
          <w:delText xml:space="preserve">B depicts </w:delText>
        </w:r>
        <w:r w:rsidR="00511C1D" w:rsidDel="00C948D9">
          <w:delText xml:space="preserve">simulated SAI behavior for </w:delText>
        </w:r>
        <w:r w:rsidR="00B26A5E" w:rsidDel="00C948D9">
          <w:delText xml:space="preserve">the first 100 strides of the Washout phase for each condition. </w:delText>
        </w:r>
        <w:r w:rsidR="00511C1D" w:rsidDel="00C948D9">
          <w:delText>T</w:delText>
        </w:r>
        <w:r w:rsidR="00B26A5E" w:rsidDel="00C948D9">
          <w:delText xml:space="preserve">he models </w:delText>
        </w:r>
        <w:r w:rsidR="0036544F" w:rsidDel="00C948D9">
          <w:delText xml:space="preserve">also </w:delText>
        </w:r>
        <w:r w:rsidR="00B26A5E" w:rsidDel="00C948D9">
          <w:delText xml:space="preserve">predict differences in the rate of washout </w:delText>
        </w:r>
        <w:r w:rsidR="0036544F" w:rsidDel="00C948D9">
          <w:delText>for each condition with the Bayesian model predicting changes in rate across conditions while the two</w:delText>
        </w:r>
        <w:r w:rsidR="00617E1C" w:rsidDel="00C948D9">
          <w:delText>-</w:delText>
        </w:r>
        <w:r w:rsidR="0036544F" w:rsidDel="00C948D9">
          <w:delText>process model predicts no change in the rate of washout across the different conditions.</w:delText>
        </w:r>
      </w:del>
      <w:del w:id="473" w:author="Jonathan Wood" w:date="2020-05-06T18:41:00Z">
        <w:r w:rsidR="0036544F" w:rsidDel="00845358">
          <w:delText xml:space="preserve"> </w:delText>
        </w:r>
      </w:del>
    </w:p>
    <w:p w14:paraId="12FB7262" w14:textId="77777777" w:rsidR="002807A6" w:rsidRDefault="002807A6" w:rsidP="00031559">
      <w:pPr>
        <w:rPr>
          <w:ins w:id="474" w:author="Jonathan Wood" w:date="2020-05-07T15:23:00Z"/>
        </w:rPr>
      </w:pPr>
    </w:p>
    <w:p w14:paraId="2F077F09" w14:textId="573B12EB" w:rsidR="00767FB7" w:rsidRPr="00767FB7" w:rsidRDefault="00767FB7" w:rsidP="00031559">
      <w:pPr>
        <w:rPr>
          <w:b/>
          <w:bCs/>
        </w:rPr>
      </w:pPr>
    </w:p>
    <w:p w14:paraId="61FF230B" w14:textId="74A0CABD" w:rsidR="007F3390" w:rsidRPr="0096514B" w:rsidRDefault="007F3390" w:rsidP="00031559">
      <w:pPr>
        <w:rPr>
          <w:b/>
          <w:bCs/>
        </w:rPr>
      </w:pPr>
      <w:r w:rsidRPr="0096514B">
        <w:rPr>
          <w:b/>
          <w:bCs/>
        </w:rPr>
        <w:t xml:space="preserve">Timeline for completion: </w:t>
      </w:r>
    </w:p>
    <w:p w14:paraId="69FA08EA" w14:textId="50EB043E" w:rsidR="0051592C" w:rsidRDefault="00B94330" w:rsidP="0051592C">
      <w:r>
        <w:t xml:space="preserve">We have received IRB approval from our university for this project. </w:t>
      </w:r>
      <w:r w:rsidR="00EF6128">
        <w:t>However, a</w:t>
      </w:r>
      <w:r>
        <w:t>ll labs have been shut down due to the COVID-19 pandemic. Data collections are ready to be initiated as soon as human research resumes at the university.</w:t>
      </w:r>
      <w:r w:rsidR="00A85F44">
        <w:t xml:space="preserve"> </w:t>
      </w:r>
      <w:r w:rsidR="00EF6128">
        <w:t xml:space="preserve">Given uncertainty around when labs will be </w:t>
      </w:r>
      <w:proofErr w:type="gramStart"/>
      <w:r w:rsidR="00EF6128">
        <w:t>reopened</w:t>
      </w:r>
      <w:proofErr w:type="gramEnd"/>
      <w:r w:rsidR="00EF6128">
        <w:t xml:space="preserve"> </w:t>
      </w:r>
      <w:r w:rsidR="00A85F44">
        <w:t xml:space="preserve">we offer a proposed resubmission window from </w:t>
      </w:r>
      <w:r w:rsidR="00EF6128">
        <w:t xml:space="preserve">November </w:t>
      </w:r>
      <w:r w:rsidR="00A85F44">
        <w:t>15</w:t>
      </w:r>
      <w:r w:rsidR="00A85F44" w:rsidRPr="00A85F44">
        <w:rPr>
          <w:vertAlign w:val="superscript"/>
        </w:rPr>
        <w:t>th</w:t>
      </w:r>
      <w:r w:rsidR="00A85F44">
        <w:t xml:space="preserve"> to </w:t>
      </w:r>
      <w:r w:rsidR="00EF6128">
        <w:t xml:space="preserve">May </w:t>
      </w:r>
      <w:r w:rsidR="00A85F44">
        <w:t>15</w:t>
      </w:r>
      <w:r w:rsidR="00A85F44" w:rsidRPr="00A85F44">
        <w:rPr>
          <w:vertAlign w:val="superscript"/>
        </w:rPr>
        <w:t>th</w:t>
      </w:r>
      <w:r w:rsidR="00717692">
        <w:t>,</w:t>
      </w:r>
      <w:r w:rsidR="00A85F44">
        <w:t xml:space="preserve"> 202</w:t>
      </w:r>
      <w:r w:rsidR="003D6311">
        <w:t>1</w:t>
      </w:r>
      <w:r w:rsidR="00A85F44">
        <w:t xml:space="preserve">. </w:t>
      </w:r>
    </w:p>
    <w:p w14:paraId="38B87548" w14:textId="17782F57" w:rsidR="003D6311" w:rsidRDefault="003D6311" w:rsidP="0051592C"/>
    <w:p w14:paraId="78BCCA75" w14:textId="127211B7" w:rsidR="003D6311" w:rsidRPr="003D6311" w:rsidRDefault="003D6311" w:rsidP="0051592C">
      <w:pPr>
        <w:rPr>
          <w:b/>
          <w:bCs/>
          <w:u w:val="single"/>
        </w:rPr>
      </w:pPr>
      <w:r w:rsidRPr="003D6311">
        <w:rPr>
          <w:b/>
          <w:bCs/>
          <w:u w:val="single"/>
        </w:rPr>
        <w:t xml:space="preserve">Figures: </w:t>
      </w:r>
    </w:p>
    <w:p w14:paraId="3D1E44DD" w14:textId="00393CA0" w:rsidR="003D6311" w:rsidRDefault="003D6311" w:rsidP="003D6311">
      <w:pPr>
        <w:pStyle w:val="ListParagraph"/>
        <w:numPr>
          <w:ilvl w:val="0"/>
          <w:numId w:val="3"/>
        </w:numPr>
      </w:pPr>
      <w:r>
        <w:t xml:space="preserve">Figure 1: </w:t>
      </w:r>
      <w:r w:rsidR="00AB327B">
        <w:t>E</w:t>
      </w:r>
      <w:r>
        <w:t>xperimental paradigm</w:t>
      </w:r>
    </w:p>
    <w:p w14:paraId="540EA1DE" w14:textId="77777777" w:rsidR="00147107" w:rsidRDefault="003D6311" w:rsidP="003D6311">
      <w:pPr>
        <w:pStyle w:val="ListParagraph"/>
        <w:numPr>
          <w:ilvl w:val="1"/>
          <w:numId w:val="3"/>
        </w:numPr>
      </w:pPr>
      <w:r>
        <w:t>Figure 1A: experiment set up</w:t>
      </w:r>
      <w:r w:rsidR="001579D6">
        <w:t xml:space="preserve"> (include step length)</w:t>
      </w:r>
    </w:p>
    <w:p w14:paraId="2FBF7291" w14:textId="323819F1" w:rsidR="003D6311" w:rsidRDefault="00147107" w:rsidP="003D6311">
      <w:pPr>
        <w:pStyle w:val="ListParagraph"/>
        <w:numPr>
          <w:ilvl w:val="1"/>
          <w:numId w:val="3"/>
        </w:numPr>
      </w:pPr>
      <w:r>
        <w:t xml:space="preserve">Figure 1B: </w:t>
      </w:r>
      <w:r w:rsidR="004144B8">
        <w:t>visual feedback</w:t>
      </w:r>
    </w:p>
    <w:p w14:paraId="6AF090D8" w14:textId="583DD850" w:rsidR="008626E9" w:rsidRDefault="008626E9" w:rsidP="003D6311">
      <w:pPr>
        <w:pStyle w:val="ListParagraph"/>
        <w:numPr>
          <w:ilvl w:val="1"/>
          <w:numId w:val="3"/>
        </w:numPr>
      </w:pPr>
      <w:r>
        <w:t>Figure 1C: Target distributions (histogram)</w:t>
      </w:r>
    </w:p>
    <w:p w14:paraId="76928B1D" w14:textId="0F44732A" w:rsidR="00A7044C" w:rsidRDefault="00A7044C" w:rsidP="00A7044C">
      <w:pPr>
        <w:pStyle w:val="ListParagraph"/>
        <w:numPr>
          <w:ilvl w:val="1"/>
          <w:numId w:val="3"/>
        </w:numPr>
      </w:pPr>
      <w:r>
        <w:t>Figure 1D: Stride by stride learning targets</w:t>
      </w:r>
    </w:p>
    <w:p w14:paraId="546A48C6" w14:textId="4DDBE7DE" w:rsidR="00AB327B" w:rsidRDefault="00AB327B" w:rsidP="00AB327B">
      <w:pPr>
        <w:pStyle w:val="ListParagraph"/>
        <w:numPr>
          <w:ilvl w:val="0"/>
          <w:numId w:val="3"/>
        </w:numPr>
      </w:pPr>
      <w:r>
        <w:t>Figure 2: Pilot Data (proof of concept)</w:t>
      </w:r>
    </w:p>
    <w:p w14:paraId="17FDB13A" w14:textId="2906CB79" w:rsidR="0061073E" w:rsidRDefault="0061073E" w:rsidP="0061073E">
      <w:pPr>
        <w:pStyle w:val="ListParagraph"/>
        <w:numPr>
          <w:ilvl w:val="0"/>
          <w:numId w:val="3"/>
        </w:numPr>
      </w:pPr>
      <w:r>
        <w:t xml:space="preserve">Figure </w:t>
      </w:r>
      <w:r w:rsidR="00AB327B">
        <w:t>3</w:t>
      </w:r>
      <w:r>
        <w:t xml:space="preserve">: Confusion Matrices </w:t>
      </w:r>
    </w:p>
    <w:p w14:paraId="22348DE0" w14:textId="755CCBBC" w:rsidR="00853000" w:rsidRDefault="00853000" w:rsidP="0061073E">
      <w:pPr>
        <w:pStyle w:val="ListParagraph"/>
        <w:numPr>
          <w:ilvl w:val="1"/>
          <w:numId w:val="3"/>
        </w:numPr>
      </w:pPr>
      <w:r>
        <w:t xml:space="preserve">Figure </w:t>
      </w:r>
      <w:r w:rsidR="00AB327B">
        <w:t>3</w:t>
      </w:r>
      <w:r>
        <w:t>A: All conditions confusion matrix</w:t>
      </w:r>
    </w:p>
    <w:p w14:paraId="7A84BC55" w14:textId="15971D21" w:rsidR="0061073E" w:rsidRDefault="0061073E" w:rsidP="0061073E">
      <w:pPr>
        <w:pStyle w:val="ListParagraph"/>
        <w:numPr>
          <w:ilvl w:val="1"/>
          <w:numId w:val="3"/>
        </w:numPr>
      </w:pPr>
      <w:r>
        <w:t xml:space="preserve">Figure </w:t>
      </w:r>
      <w:r w:rsidR="00AB327B">
        <w:t>3</w:t>
      </w:r>
      <w:r w:rsidR="00853000">
        <w:t>B</w:t>
      </w:r>
      <w:r>
        <w:t xml:space="preserve">: </w:t>
      </w:r>
      <w:r w:rsidR="004A5E5B">
        <w:t xml:space="preserve">Repeated </w:t>
      </w:r>
      <w:r>
        <w:t>condition confusion matrix</w:t>
      </w:r>
    </w:p>
    <w:p w14:paraId="513A06E8" w14:textId="0B130C61" w:rsidR="0061073E" w:rsidRDefault="0061073E" w:rsidP="0061073E">
      <w:pPr>
        <w:pStyle w:val="ListParagraph"/>
        <w:numPr>
          <w:ilvl w:val="1"/>
          <w:numId w:val="3"/>
        </w:numPr>
      </w:pPr>
      <w:r>
        <w:t xml:space="preserve">Figure </w:t>
      </w:r>
      <w:r w:rsidR="00AB327B">
        <w:t>3</w:t>
      </w:r>
      <w:r w:rsidR="00853000">
        <w:t>C</w:t>
      </w:r>
      <w:r>
        <w:t xml:space="preserve">: </w:t>
      </w:r>
      <w:r w:rsidR="004A5E5B">
        <w:t>5</w:t>
      </w:r>
      <w:del w:id="475" w:author="Jonathan Wood" w:date="2020-05-19T12:12:00Z">
        <w:r w:rsidR="004A5E5B" w:rsidDel="000866CB">
          <w:delText>%</w:delText>
        </w:r>
      </w:del>
      <w:del w:id="476" w:author="Jonathan Wood" w:date="2020-05-19T16:09:00Z">
        <w:r w:rsidR="004A5E5B" w:rsidDel="00AF0D8D">
          <w:delText xml:space="preserve"> </w:delText>
        </w:r>
      </w:del>
      <w:r w:rsidR="004A5E5B">
        <w:t>σ</w:t>
      </w:r>
      <w:r>
        <w:t xml:space="preserve"> condition confusion matrix</w:t>
      </w:r>
    </w:p>
    <w:p w14:paraId="5002D6F7" w14:textId="3F738898" w:rsidR="0061073E" w:rsidRDefault="0061073E" w:rsidP="0061073E">
      <w:pPr>
        <w:pStyle w:val="ListParagraph"/>
        <w:numPr>
          <w:ilvl w:val="1"/>
          <w:numId w:val="3"/>
        </w:numPr>
      </w:pPr>
      <w:r>
        <w:t xml:space="preserve">Figure </w:t>
      </w:r>
      <w:r w:rsidR="00AB327B">
        <w:t>3</w:t>
      </w:r>
      <w:r w:rsidR="00853000">
        <w:t>D</w:t>
      </w:r>
      <w:r>
        <w:t>: Uniform condition confusion matrix</w:t>
      </w:r>
    </w:p>
    <w:p w14:paraId="0BA7C2BE" w14:textId="41EC673A" w:rsidR="00A7044C" w:rsidRDefault="00A7044C" w:rsidP="00A7044C">
      <w:pPr>
        <w:pStyle w:val="ListParagraph"/>
        <w:numPr>
          <w:ilvl w:val="0"/>
          <w:numId w:val="3"/>
        </w:numPr>
      </w:pPr>
      <w:r>
        <w:t xml:space="preserve">Figure </w:t>
      </w:r>
      <w:r w:rsidR="00AB327B">
        <w:t>4</w:t>
      </w:r>
      <w:r>
        <w:t xml:space="preserve">: </w:t>
      </w:r>
      <w:r w:rsidR="00B726F7">
        <w:t>M</w:t>
      </w:r>
      <w:r>
        <w:t xml:space="preserve">odel simulations </w:t>
      </w:r>
    </w:p>
    <w:p w14:paraId="1FD3B5AF" w14:textId="19E7C0DA" w:rsidR="00F865E8" w:rsidRDefault="00F865E8" w:rsidP="00F865E8">
      <w:pPr>
        <w:pStyle w:val="ListParagraph"/>
        <w:numPr>
          <w:ilvl w:val="1"/>
          <w:numId w:val="3"/>
        </w:numPr>
      </w:pPr>
      <w:r>
        <w:t xml:space="preserve">Figure </w:t>
      </w:r>
      <w:r w:rsidR="00AB327B">
        <w:t>4</w:t>
      </w:r>
      <w:r>
        <w:t>A: Aftereffects</w:t>
      </w:r>
    </w:p>
    <w:p w14:paraId="5C463F72" w14:textId="4339309C" w:rsidR="00E3622E" w:rsidRDefault="00F865E8" w:rsidP="00E3622E">
      <w:pPr>
        <w:pStyle w:val="ListParagraph"/>
        <w:numPr>
          <w:ilvl w:val="1"/>
          <w:numId w:val="3"/>
        </w:numPr>
      </w:pPr>
      <w:r>
        <w:t xml:space="preserve">Figure </w:t>
      </w:r>
      <w:r w:rsidR="00AB327B">
        <w:t>4</w:t>
      </w:r>
      <w:r>
        <w:t xml:space="preserve">B: Washout simulations </w:t>
      </w:r>
    </w:p>
    <w:p w14:paraId="3D94742B" w14:textId="77777777" w:rsidR="004B386D" w:rsidRDefault="004B386D" w:rsidP="00E3622E"/>
    <w:p w14:paraId="02374C9E" w14:textId="42221EAD" w:rsidR="00E3622E" w:rsidRPr="00E3622E" w:rsidRDefault="00E3622E" w:rsidP="00E3622E">
      <w:pPr>
        <w:rPr>
          <w:b/>
          <w:bCs/>
          <w:u w:val="single"/>
        </w:rPr>
      </w:pPr>
      <w:r w:rsidRPr="00E3622E">
        <w:rPr>
          <w:b/>
          <w:bCs/>
          <w:u w:val="single"/>
        </w:rPr>
        <w:t>Supplemental material:</w:t>
      </w:r>
    </w:p>
    <w:p w14:paraId="31FF98D5" w14:textId="2CBF3756" w:rsidR="00E3622E" w:rsidRDefault="00E3622E" w:rsidP="00E3622E">
      <w:pPr>
        <w:pStyle w:val="ListParagraph"/>
        <w:numPr>
          <w:ilvl w:val="0"/>
          <w:numId w:val="4"/>
        </w:numPr>
      </w:pPr>
      <w:bookmarkStart w:id="477" w:name="_Hlk40782833"/>
      <w:r>
        <w:t>Instruction script</w:t>
      </w:r>
    </w:p>
    <w:p w14:paraId="61A6E2DD" w14:textId="77777777" w:rsidR="00853000" w:rsidRDefault="00853000" w:rsidP="00E3622E">
      <w:pPr>
        <w:pStyle w:val="ListParagraph"/>
        <w:numPr>
          <w:ilvl w:val="0"/>
          <w:numId w:val="4"/>
        </w:numPr>
      </w:pPr>
      <w:r>
        <w:t>Figures:</w:t>
      </w:r>
    </w:p>
    <w:p w14:paraId="7E646BC9" w14:textId="65B3AE06" w:rsidR="00B0187B" w:rsidRDefault="00853000" w:rsidP="00E25B3A">
      <w:pPr>
        <w:pStyle w:val="ListParagraph"/>
        <w:numPr>
          <w:ilvl w:val="1"/>
          <w:numId w:val="4"/>
        </w:numPr>
      </w:pPr>
      <w:r>
        <w:t xml:space="preserve">Supplemental Figure 1: </w:t>
      </w:r>
      <w:r w:rsidR="00873381">
        <w:t>Parameter recovery</w:t>
      </w:r>
    </w:p>
    <w:p w14:paraId="4BF47560" w14:textId="035016CA" w:rsidR="00873381" w:rsidRDefault="00853000" w:rsidP="00853000">
      <w:pPr>
        <w:pStyle w:val="ListParagraph"/>
        <w:numPr>
          <w:ilvl w:val="1"/>
          <w:numId w:val="4"/>
        </w:numPr>
      </w:pPr>
      <w:r>
        <w:t>Supp</w:t>
      </w:r>
      <w:r w:rsidR="00EF6128">
        <w:t xml:space="preserve">lemental Figure 2: </w:t>
      </w:r>
      <w:r w:rsidR="00EA3CB8">
        <w:t>Correlations between recovered parameters</w:t>
      </w:r>
      <w:r w:rsidR="00717692">
        <w:t xml:space="preserve"> </w:t>
      </w:r>
    </w:p>
    <w:p w14:paraId="735D0BB3" w14:textId="1FA35BC5" w:rsidR="00717692" w:rsidRDefault="00EF6128" w:rsidP="00E25B3A">
      <w:pPr>
        <w:pStyle w:val="ListParagraph"/>
        <w:numPr>
          <w:ilvl w:val="1"/>
          <w:numId w:val="4"/>
        </w:numPr>
      </w:pPr>
      <w:r>
        <w:t xml:space="preserve">Supplemental Figure 3: </w:t>
      </w:r>
      <w:r w:rsidR="00C15A28">
        <w:t xml:space="preserve">Fits and parameter values </w:t>
      </w:r>
      <w:r w:rsidR="004D6E15">
        <w:t xml:space="preserve">from </w:t>
      </w:r>
      <w:r w:rsidR="00C15A28">
        <w:t>prior data</w:t>
      </w:r>
      <w:r w:rsidR="00717692">
        <w:t xml:space="preserve"> </w:t>
      </w:r>
    </w:p>
    <w:bookmarkEnd w:id="477"/>
    <w:p w14:paraId="5F58A802" w14:textId="77777777" w:rsidR="00717692" w:rsidRDefault="00717692" w:rsidP="00717692"/>
    <w:p w14:paraId="0C6D7420" w14:textId="77777777" w:rsidR="00717692" w:rsidRDefault="00717692" w:rsidP="00717692"/>
    <w:p w14:paraId="54824CF3" w14:textId="77777777" w:rsidR="00717692" w:rsidRDefault="00717692">
      <w:r>
        <w:br w:type="page"/>
      </w:r>
    </w:p>
    <w:p w14:paraId="01825A72" w14:textId="1CC534AB" w:rsidR="003D6311" w:rsidRPr="00717692" w:rsidRDefault="00F849E4" w:rsidP="00717692">
      <w:pPr>
        <w:rPr>
          <w:b/>
          <w:bCs/>
        </w:rPr>
      </w:pPr>
      <w:r w:rsidRPr="00717692">
        <w:rPr>
          <w:b/>
          <w:bCs/>
        </w:rPr>
        <w:t>References:</w:t>
      </w:r>
    </w:p>
    <w:p w14:paraId="46D4A4A5" w14:textId="77777777" w:rsidR="00510D5B" w:rsidRPr="00510D5B" w:rsidRDefault="00F849E4" w:rsidP="00510D5B">
      <w:pPr>
        <w:pStyle w:val="Bibliography"/>
      </w:pPr>
      <w:r>
        <w:fldChar w:fldCharType="begin"/>
      </w:r>
      <w:r w:rsidR="00173209">
        <w:instrText xml:space="preserve"> ADDIN ZOTERO_BIBL {"uncited":[],"omitted":[],"custom":[]} CSL_BIBLIOGRAPHY </w:instrText>
      </w:r>
      <w:r>
        <w:fldChar w:fldCharType="separate"/>
      </w:r>
      <w:r w:rsidR="00510D5B" w:rsidRPr="00510D5B">
        <w:t>Classen J, Liepert J, Wise SP, Hallett M, Cohen LG (1998) Rapid plasticity of human cortical movement representation induced by practice. J Neurophysiol 79:1117–1123.</w:t>
      </w:r>
    </w:p>
    <w:p w14:paraId="66BD27A1" w14:textId="77777777" w:rsidR="00510D5B" w:rsidRPr="00510D5B" w:rsidRDefault="00510D5B" w:rsidP="00510D5B">
      <w:pPr>
        <w:pStyle w:val="Bibliography"/>
      </w:pPr>
      <w:r w:rsidRPr="00510D5B">
        <w:t>Diedrichsen J, White O, Newman D, Lally N (2010) Use-dependent and error-based learning of motor behaviors. J Neurosci 30:5159–5166.</w:t>
      </w:r>
    </w:p>
    <w:p w14:paraId="01A63597" w14:textId="77777777" w:rsidR="00510D5B" w:rsidRPr="00510D5B" w:rsidRDefault="00510D5B" w:rsidP="00510D5B">
      <w:pPr>
        <w:pStyle w:val="Bibliography"/>
      </w:pPr>
      <w:r w:rsidRPr="00510D5B">
        <w:t>French MA, Morton SM, Charalambous CC, Reisman DS (2018) A locomotor learning paradigm using distorted visual feedback elicits strategic learning. J Neurophysiol 120:1923–1931.</w:t>
      </w:r>
    </w:p>
    <w:p w14:paraId="60629D1F" w14:textId="77777777" w:rsidR="00510D5B" w:rsidRPr="00510D5B" w:rsidRDefault="00510D5B" w:rsidP="00510D5B">
      <w:pPr>
        <w:pStyle w:val="Bibliography"/>
      </w:pPr>
      <w:r w:rsidRPr="00510D5B">
        <w:t>Hammerbeck U, Yousif N, Greenwood R, Rothwell JC, Diedrichsen J (2014) Movement speed is biased by prior experience. Journal of Neurophysiology 111:128–134.</w:t>
      </w:r>
    </w:p>
    <w:p w14:paraId="4232A21A" w14:textId="77777777" w:rsidR="00510D5B" w:rsidRPr="00510D5B" w:rsidRDefault="00510D5B" w:rsidP="00510D5B">
      <w:pPr>
        <w:pStyle w:val="Bibliography"/>
      </w:pPr>
      <w:r w:rsidRPr="00510D5B">
        <w:t>Hardwick RM, Forrence AD, Krakauer JW, Haith AM (2019) Time-dependent competition between goal-directed and habitual response preparation. Nat Hum Behav 3:1252–1262.</w:t>
      </w:r>
    </w:p>
    <w:p w14:paraId="2B819DB5" w14:textId="77777777" w:rsidR="00510D5B" w:rsidRPr="00510D5B" w:rsidRDefault="00510D5B" w:rsidP="00510D5B">
      <w:pPr>
        <w:pStyle w:val="Bibliography"/>
      </w:pPr>
      <w:r w:rsidRPr="00510D5B">
        <w:t>Holmes AP, Blair RC, Watson JD, Ford I (1996) Nonparametric analysis of statistic images from functional mapping experiments. J Cereb Blood Flow Metab 16:7–22.</w:t>
      </w:r>
    </w:p>
    <w:p w14:paraId="268BEF90" w14:textId="77777777" w:rsidR="00510D5B" w:rsidRPr="00510D5B" w:rsidRDefault="00510D5B" w:rsidP="00510D5B">
      <w:pPr>
        <w:pStyle w:val="Bibliography"/>
      </w:pPr>
      <w:r w:rsidRPr="00510D5B">
        <w:t>Kitago T, Ryan SL, Mazzoni P, Krakauer JW, Haith AM (2013) Unlearning versus savings in visuomotor adaptation: comparing effects of washout, passage of time, and removal of errors on motor memory. Front Hum Neurosci 7.</w:t>
      </w:r>
    </w:p>
    <w:p w14:paraId="617233BD" w14:textId="77777777" w:rsidR="00510D5B" w:rsidRPr="00510D5B" w:rsidRDefault="00510D5B" w:rsidP="00510D5B">
      <w:pPr>
        <w:pStyle w:val="Bibliography"/>
      </w:pPr>
      <w:r w:rsidRPr="00510D5B">
        <w:t>Long AW, Roemmich RT, Bastian AJ (2016) Blocking trial-by-trial error correction does not interfere with motor learning in human walking. J Neurophysiol 115:2341–2348.</w:t>
      </w:r>
    </w:p>
    <w:p w14:paraId="7537BDFC" w14:textId="77777777" w:rsidR="00510D5B" w:rsidRPr="00510D5B" w:rsidRDefault="00510D5B" w:rsidP="00510D5B">
      <w:pPr>
        <w:pStyle w:val="Bibliography"/>
      </w:pPr>
      <w:r w:rsidRPr="00510D5B">
        <w:t>Maris E, Oostenveld R (2007) Nonparametric statistical testing of EEG- and MEG-data. Journal of Neuroscience Methods 164:177–190.</w:t>
      </w:r>
    </w:p>
    <w:p w14:paraId="76807510" w14:textId="77777777" w:rsidR="00510D5B" w:rsidRPr="00510D5B" w:rsidRDefault="00510D5B" w:rsidP="00510D5B">
      <w:pPr>
        <w:pStyle w:val="Bibliography"/>
      </w:pPr>
      <w:r w:rsidRPr="00510D5B">
        <w:t>Mawase F, Lopez D, Celnik PA, Haith AM (2018) Movement Repetition Facilitates Response Preparation. Cell Reports 24:801–808.</w:t>
      </w:r>
    </w:p>
    <w:p w14:paraId="3917E538" w14:textId="77777777" w:rsidR="00510D5B" w:rsidRPr="00510D5B" w:rsidRDefault="00510D5B" w:rsidP="00510D5B">
      <w:pPr>
        <w:pStyle w:val="Bibliography"/>
      </w:pPr>
      <w:r w:rsidRPr="00510D5B">
        <w:t>Nichols TE, Holmes AP (2002) Nonparametric permutation tests for functional neuroimaging: A primer with examples. Hum Brain Mapp 15:1–25.</w:t>
      </w:r>
    </w:p>
    <w:p w14:paraId="64C1594D" w14:textId="77777777" w:rsidR="00510D5B" w:rsidRPr="00510D5B" w:rsidRDefault="00510D5B" w:rsidP="00510D5B">
      <w:pPr>
        <w:pStyle w:val="Bibliography"/>
      </w:pPr>
      <w:r w:rsidRPr="00510D5B">
        <w:t>Orban de Xivry J-J, Criscimagna-Hemminger SE, Shadmehr R (2011) Contributions of the motor cortex to adaptive control of reaching depend on the perturbation schedule. Cereb Cortex 21:1475–1484.</w:t>
      </w:r>
    </w:p>
    <w:p w14:paraId="688BD582" w14:textId="77777777" w:rsidR="00510D5B" w:rsidRPr="00510D5B" w:rsidRDefault="00510D5B" w:rsidP="00510D5B">
      <w:pPr>
        <w:pStyle w:val="Bibliography"/>
      </w:pPr>
      <w:r w:rsidRPr="00510D5B">
        <w:t>Schmidt RA, Lee TD (2005) Motor control and learning: A behavioral emphasis, 4th ed, Motor control and learning: A behavioral emphasis, 4th ed. Champaign, IL, US: Human Kinetics.</w:t>
      </w:r>
    </w:p>
    <w:p w14:paraId="578AC3B4" w14:textId="77777777" w:rsidR="00510D5B" w:rsidRPr="00510D5B" w:rsidRDefault="00510D5B" w:rsidP="00510D5B">
      <w:pPr>
        <w:pStyle w:val="Bibliography"/>
      </w:pPr>
      <w:r w:rsidRPr="00510D5B">
        <w:t>Shadmehr R, Wise SP (2005) The computational neurobiology of reaching and pointing a foundation for motor learning. Cambridge, Mass: The MIT Press.</w:t>
      </w:r>
    </w:p>
    <w:p w14:paraId="0182A450" w14:textId="77777777" w:rsidR="00510D5B" w:rsidRPr="00510D5B" w:rsidRDefault="00510D5B" w:rsidP="00510D5B">
      <w:pPr>
        <w:pStyle w:val="Bibliography"/>
      </w:pPr>
      <w:r w:rsidRPr="00510D5B">
        <w:t>Verstynen T, Sabes PN (2011) How each movement changes the next: an experimental and theoretical study of fast adaptive priors in reaching. J Neurosci 31:10050–10059.</w:t>
      </w:r>
    </w:p>
    <w:p w14:paraId="0BE65553" w14:textId="77777777" w:rsidR="00510D5B" w:rsidRPr="00510D5B" w:rsidRDefault="00510D5B" w:rsidP="00510D5B">
      <w:pPr>
        <w:pStyle w:val="Bibliography"/>
      </w:pPr>
      <w:r w:rsidRPr="00510D5B">
        <w:t>Wilson RC, Collins AG (2019) Ten simple rules for the computational modeling of behavioral data. eLife 8:e49547.</w:t>
      </w:r>
    </w:p>
    <w:p w14:paraId="1E6416D7" w14:textId="77777777" w:rsidR="00510D5B" w:rsidRPr="00510D5B" w:rsidRDefault="00510D5B" w:rsidP="00510D5B">
      <w:pPr>
        <w:pStyle w:val="Bibliography"/>
      </w:pPr>
      <w:r w:rsidRPr="00510D5B">
        <w:t>Wong AL, Goldsmith J, Forrence AD, Haith AM, Krakauer JW (2017) Reaction times can reflect habits rather than computations. Elife 6.</w:t>
      </w:r>
    </w:p>
    <w:p w14:paraId="7ED3A862" w14:textId="2F1ABA3C" w:rsidR="00F849E4" w:rsidRDefault="00F849E4" w:rsidP="0051592C">
      <w:r>
        <w:fldChar w:fldCharType="end"/>
      </w:r>
    </w:p>
    <w:sectPr w:rsidR="00F849E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Jonathan Wood" w:date="2020-05-18T22:34:00Z" w:initials="JW">
    <w:p w14:paraId="7D897188" w14:textId="4675356B" w:rsidR="00381226" w:rsidRDefault="00381226">
      <w:pPr>
        <w:pStyle w:val="CommentText"/>
      </w:pPr>
      <w:r>
        <w:rPr>
          <w:rStyle w:val="CommentReference"/>
        </w:rPr>
        <w:annotationRef/>
      </w:r>
      <w:r>
        <w:t xml:space="preserve">Should we use an example with feet like kicking a soccer ball or a sprinter practicing her stride (is that a thing?) since we argue that locomotion is a </w:t>
      </w:r>
      <w:proofErr w:type="gramStart"/>
      <w:r>
        <w:t>more pure</w:t>
      </w:r>
      <w:proofErr w:type="gramEnd"/>
      <w:r>
        <w:t xml:space="preserve"> probe of UDP</w:t>
      </w:r>
    </w:p>
  </w:comment>
  <w:comment w:id="73" w:author="Jonathan Wood" w:date="2020-05-19T09:59:00Z" w:initials="JW">
    <w:p w14:paraId="4E0249FF" w14:textId="10A247FD" w:rsidR="000E211E" w:rsidRDefault="000E211E">
      <w:pPr>
        <w:pStyle w:val="CommentText"/>
      </w:pPr>
      <w:r>
        <w:rPr>
          <w:rStyle w:val="CommentReference"/>
        </w:rPr>
        <w:annotationRef/>
      </w:r>
      <w:r>
        <w:t>Changed the y axes to make consistent and changed the condition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897188" w15:done="0"/>
  <w15:commentEx w15:paraId="4E0249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D8BEB" w16cex:dateUtc="2020-05-19T02:34:00Z"/>
  <w16cex:commentExtensible w16cex:durableId="226E2C93" w16cex:dateUtc="2020-05-19T1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897188" w16cid:durableId="226D8BEB"/>
  <w16cid:commentId w16cid:paraId="4E0249FF" w16cid:durableId="226E2C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FF073" w14:textId="77777777" w:rsidR="008E703A" w:rsidRDefault="008E703A" w:rsidP="00930253">
      <w:r>
        <w:separator/>
      </w:r>
    </w:p>
  </w:endnote>
  <w:endnote w:type="continuationSeparator" w:id="0">
    <w:p w14:paraId="08BAB026" w14:textId="77777777" w:rsidR="008E703A" w:rsidRDefault="008E703A" w:rsidP="00930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57CD43" w14:textId="77777777" w:rsidR="008E703A" w:rsidRDefault="008E703A" w:rsidP="00930253">
      <w:r>
        <w:separator/>
      </w:r>
    </w:p>
  </w:footnote>
  <w:footnote w:type="continuationSeparator" w:id="0">
    <w:p w14:paraId="58413087" w14:textId="77777777" w:rsidR="008E703A" w:rsidRDefault="008E703A" w:rsidP="009302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507C2"/>
    <w:multiLevelType w:val="hybridMultilevel"/>
    <w:tmpl w:val="79F4EB9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D826E1"/>
    <w:multiLevelType w:val="hybridMultilevel"/>
    <w:tmpl w:val="5984A89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E760AA"/>
    <w:multiLevelType w:val="hybridMultilevel"/>
    <w:tmpl w:val="4CC20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CE419E"/>
    <w:multiLevelType w:val="hybridMultilevel"/>
    <w:tmpl w:val="A810E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77BD8"/>
    <w:multiLevelType w:val="hybridMultilevel"/>
    <w:tmpl w:val="BEC2A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2000CB"/>
    <w:multiLevelType w:val="hybridMultilevel"/>
    <w:tmpl w:val="92FC5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Wood">
    <w15:presenceInfo w15:providerId="Windows Live" w15:userId="347fa1a50d2d183f"/>
  </w15:person>
  <w15:person w15:author="Hyosub Kim">
    <w15:presenceInfo w15:providerId="Windows Live" w15:userId="e29d31df84083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E69"/>
    <w:rsid w:val="000010D0"/>
    <w:rsid w:val="00002520"/>
    <w:rsid w:val="00004040"/>
    <w:rsid w:val="00031559"/>
    <w:rsid w:val="00031CA2"/>
    <w:rsid w:val="00040512"/>
    <w:rsid w:val="000425AC"/>
    <w:rsid w:val="000434DC"/>
    <w:rsid w:val="0004441C"/>
    <w:rsid w:val="00052DDC"/>
    <w:rsid w:val="000603CE"/>
    <w:rsid w:val="00063A05"/>
    <w:rsid w:val="000652AF"/>
    <w:rsid w:val="000710A3"/>
    <w:rsid w:val="00074632"/>
    <w:rsid w:val="00074E0C"/>
    <w:rsid w:val="00075FD5"/>
    <w:rsid w:val="000866CB"/>
    <w:rsid w:val="000C1E7C"/>
    <w:rsid w:val="000C593F"/>
    <w:rsid w:val="000E211E"/>
    <w:rsid w:val="000E5A2B"/>
    <w:rsid w:val="000F2CB7"/>
    <w:rsid w:val="00105698"/>
    <w:rsid w:val="001141B0"/>
    <w:rsid w:val="00117D80"/>
    <w:rsid w:val="00123FC6"/>
    <w:rsid w:val="0012444E"/>
    <w:rsid w:val="0013077F"/>
    <w:rsid w:val="001335F2"/>
    <w:rsid w:val="00137580"/>
    <w:rsid w:val="00145031"/>
    <w:rsid w:val="00147107"/>
    <w:rsid w:val="001579D6"/>
    <w:rsid w:val="00160E22"/>
    <w:rsid w:val="00161EF8"/>
    <w:rsid w:val="0016363B"/>
    <w:rsid w:val="001645A1"/>
    <w:rsid w:val="00173209"/>
    <w:rsid w:val="0017543D"/>
    <w:rsid w:val="00181A41"/>
    <w:rsid w:val="001915A5"/>
    <w:rsid w:val="001C1DFC"/>
    <w:rsid w:val="001C484F"/>
    <w:rsid w:val="001D563C"/>
    <w:rsid w:val="001D7E75"/>
    <w:rsid w:val="001E5F6E"/>
    <w:rsid w:val="001F7857"/>
    <w:rsid w:val="002039BA"/>
    <w:rsid w:val="002236FB"/>
    <w:rsid w:val="00227A3E"/>
    <w:rsid w:val="00230F8A"/>
    <w:rsid w:val="00233FC7"/>
    <w:rsid w:val="002363E1"/>
    <w:rsid w:val="00237BEF"/>
    <w:rsid w:val="0027304B"/>
    <w:rsid w:val="002807A6"/>
    <w:rsid w:val="0028136C"/>
    <w:rsid w:val="00282F5A"/>
    <w:rsid w:val="00284743"/>
    <w:rsid w:val="002867D9"/>
    <w:rsid w:val="00286FFC"/>
    <w:rsid w:val="00291398"/>
    <w:rsid w:val="00297946"/>
    <w:rsid w:val="002A1729"/>
    <w:rsid w:val="002A1C0E"/>
    <w:rsid w:val="002A2521"/>
    <w:rsid w:val="002B60A5"/>
    <w:rsid w:val="002C3195"/>
    <w:rsid w:val="002C6E34"/>
    <w:rsid w:val="002D59BF"/>
    <w:rsid w:val="002D76AF"/>
    <w:rsid w:val="002E1415"/>
    <w:rsid w:val="002F335D"/>
    <w:rsid w:val="002F35F8"/>
    <w:rsid w:val="003012AC"/>
    <w:rsid w:val="00305607"/>
    <w:rsid w:val="00306627"/>
    <w:rsid w:val="00320E7B"/>
    <w:rsid w:val="00321DC5"/>
    <w:rsid w:val="00325778"/>
    <w:rsid w:val="003306F0"/>
    <w:rsid w:val="00332CA8"/>
    <w:rsid w:val="003363A7"/>
    <w:rsid w:val="00343632"/>
    <w:rsid w:val="00345474"/>
    <w:rsid w:val="00345CB5"/>
    <w:rsid w:val="003476BF"/>
    <w:rsid w:val="003522E6"/>
    <w:rsid w:val="00352405"/>
    <w:rsid w:val="00362381"/>
    <w:rsid w:val="0036544F"/>
    <w:rsid w:val="00381226"/>
    <w:rsid w:val="00396E85"/>
    <w:rsid w:val="003A4641"/>
    <w:rsid w:val="003A5475"/>
    <w:rsid w:val="003B09A4"/>
    <w:rsid w:val="003B14BD"/>
    <w:rsid w:val="003C6660"/>
    <w:rsid w:val="003D37BC"/>
    <w:rsid w:val="003D6311"/>
    <w:rsid w:val="003E619F"/>
    <w:rsid w:val="003F6E97"/>
    <w:rsid w:val="00403D28"/>
    <w:rsid w:val="004144B8"/>
    <w:rsid w:val="00414CFC"/>
    <w:rsid w:val="00417191"/>
    <w:rsid w:val="00435560"/>
    <w:rsid w:val="004357CE"/>
    <w:rsid w:val="004525AD"/>
    <w:rsid w:val="00453885"/>
    <w:rsid w:val="00462330"/>
    <w:rsid w:val="004769D9"/>
    <w:rsid w:val="00481D8C"/>
    <w:rsid w:val="00485262"/>
    <w:rsid w:val="0049425E"/>
    <w:rsid w:val="00497AA2"/>
    <w:rsid w:val="004A23CC"/>
    <w:rsid w:val="004A5E5B"/>
    <w:rsid w:val="004A6BAB"/>
    <w:rsid w:val="004B0AE4"/>
    <w:rsid w:val="004B386D"/>
    <w:rsid w:val="004B6DF6"/>
    <w:rsid w:val="004C68CF"/>
    <w:rsid w:val="004C78C5"/>
    <w:rsid w:val="004D64EF"/>
    <w:rsid w:val="004D6E15"/>
    <w:rsid w:val="00510D5B"/>
    <w:rsid w:val="00511C1D"/>
    <w:rsid w:val="0051592C"/>
    <w:rsid w:val="0052131D"/>
    <w:rsid w:val="00526793"/>
    <w:rsid w:val="0053792A"/>
    <w:rsid w:val="00552947"/>
    <w:rsid w:val="005624A6"/>
    <w:rsid w:val="00565ACF"/>
    <w:rsid w:val="00570AA5"/>
    <w:rsid w:val="00582034"/>
    <w:rsid w:val="00586DF0"/>
    <w:rsid w:val="00591F30"/>
    <w:rsid w:val="00595508"/>
    <w:rsid w:val="005A0AC7"/>
    <w:rsid w:val="005B0478"/>
    <w:rsid w:val="005B476B"/>
    <w:rsid w:val="005B646C"/>
    <w:rsid w:val="005B694A"/>
    <w:rsid w:val="005C0A9A"/>
    <w:rsid w:val="005D6D5A"/>
    <w:rsid w:val="005D7B1F"/>
    <w:rsid w:val="005E012E"/>
    <w:rsid w:val="005E5895"/>
    <w:rsid w:val="005F5DCA"/>
    <w:rsid w:val="005F6476"/>
    <w:rsid w:val="0060323D"/>
    <w:rsid w:val="00603C1A"/>
    <w:rsid w:val="00604106"/>
    <w:rsid w:val="0060554D"/>
    <w:rsid w:val="0061073E"/>
    <w:rsid w:val="006133DE"/>
    <w:rsid w:val="00617E1C"/>
    <w:rsid w:val="006306AE"/>
    <w:rsid w:val="00631F06"/>
    <w:rsid w:val="00633EEF"/>
    <w:rsid w:val="006423C7"/>
    <w:rsid w:val="00647E38"/>
    <w:rsid w:val="006522EE"/>
    <w:rsid w:val="00665CC1"/>
    <w:rsid w:val="00677EEB"/>
    <w:rsid w:val="006A0D3C"/>
    <w:rsid w:val="006A70D0"/>
    <w:rsid w:val="006B65F2"/>
    <w:rsid w:val="006C0444"/>
    <w:rsid w:val="006C0EB8"/>
    <w:rsid w:val="006C2058"/>
    <w:rsid w:val="006D3860"/>
    <w:rsid w:val="006D67BD"/>
    <w:rsid w:val="006E6702"/>
    <w:rsid w:val="006F42B6"/>
    <w:rsid w:val="006F70EA"/>
    <w:rsid w:val="007072CE"/>
    <w:rsid w:val="007078B4"/>
    <w:rsid w:val="00713B83"/>
    <w:rsid w:val="00717692"/>
    <w:rsid w:val="00735C46"/>
    <w:rsid w:val="007364F1"/>
    <w:rsid w:val="00750A29"/>
    <w:rsid w:val="00757D6B"/>
    <w:rsid w:val="0076375E"/>
    <w:rsid w:val="00764145"/>
    <w:rsid w:val="00767FB7"/>
    <w:rsid w:val="007822D4"/>
    <w:rsid w:val="00794216"/>
    <w:rsid w:val="007A42CC"/>
    <w:rsid w:val="007A69F4"/>
    <w:rsid w:val="007B1EA8"/>
    <w:rsid w:val="007B6811"/>
    <w:rsid w:val="007B79B7"/>
    <w:rsid w:val="007C3D1D"/>
    <w:rsid w:val="007D3C9C"/>
    <w:rsid w:val="007D3E12"/>
    <w:rsid w:val="007D6FE6"/>
    <w:rsid w:val="007D7627"/>
    <w:rsid w:val="007D7D05"/>
    <w:rsid w:val="007E2E69"/>
    <w:rsid w:val="007F3390"/>
    <w:rsid w:val="0080062B"/>
    <w:rsid w:val="008046D6"/>
    <w:rsid w:val="00820F8C"/>
    <w:rsid w:val="00821264"/>
    <w:rsid w:val="00845358"/>
    <w:rsid w:val="00853000"/>
    <w:rsid w:val="00860256"/>
    <w:rsid w:val="0086160D"/>
    <w:rsid w:val="008626E9"/>
    <w:rsid w:val="008677E3"/>
    <w:rsid w:val="00873381"/>
    <w:rsid w:val="00880873"/>
    <w:rsid w:val="008819C3"/>
    <w:rsid w:val="00895680"/>
    <w:rsid w:val="008A098F"/>
    <w:rsid w:val="008A69FA"/>
    <w:rsid w:val="008C2EFF"/>
    <w:rsid w:val="008C3460"/>
    <w:rsid w:val="008D097F"/>
    <w:rsid w:val="008D7F9E"/>
    <w:rsid w:val="008E5543"/>
    <w:rsid w:val="008E703A"/>
    <w:rsid w:val="008F366D"/>
    <w:rsid w:val="008F5C83"/>
    <w:rsid w:val="00904537"/>
    <w:rsid w:val="00930253"/>
    <w:rsid w:val="0094548B"/>
    <w:rsid w:val="009636FA"/>
    <w:rsid w:val="0096514B"/>
    <w:rsid w:val="0096539F"/>
    <w:rsid w:val="00966CFC"/>
    <w:rsid w:val="00970A98"/>
    <w:rsid w:val="009776DA"/>
    <w:rsid w:val="00980663"/>
    <w:rsid w:val="00982B43"/>
    <w:rsid w:val="009A0618"/>
    <w:rsid w:val="009B00AF"/>
    <w:rsid w:val="009B3411"/>
    <w:rsid w:val="009B7EFA"/>
    <w:rsid w:val="009C279A"/>
    <w:rsid w:val="009D2251"/>
    <w:rsid w:val="009F0E5F"/>
    <w:rsid w:val="009F5254"/>
    <w:rsid w:val="00A107BD"/>
    <w:rsid w:val="00A15F7C"/>
    <w:rsid w:val="00A24826"/>
    <w:rsid w:val="00A32D90"/>
    <w:rsid w:val="00A37868"/>
    <w:rsid w:val="00A43324"/>
    <w:rsid w:val="00A44BF7"/>
    <w:rsid w:val="00A46DC1"/>
    <w:rsid w:val="00A5066D"/>
    <w:rsid w:val="00A51265"/>
    <w:rsid w:val="00A51A00"/>
    <w:rsid w:val="00A60872"/>
    <w:rsid w:val="00A7044C"/>
    <w:rsid w:val="00A720F4"/>
    <w:rsid w:val="00A73CED"/>
    <w:rsid w:val="00A82522"/>
    <w:rsid w:val="00A84958"/>
    <w:rsid w:val="00A85F44"/>
    <w:rsid w:val="00A93CE7"/>
    <w:rsid w:val="00A94B48"/>
    <w:rsid w:val="00AA1601"/>
    <w:rsid w:val="00AA4A3E"/>
    <w:rsid w:val="00AA5F5B"/>
    <w:rsid w:val="00AA60C2"/>
    <w:rsid w:val="00AB327B"/>
    <w:rsid w:val="00AB7429"/>
    <w:rsid w:val="00AD128D"/>
    <w:rsid w:val="00AD5C60"/>
    <w:rsid w:val="00AE291E"/>
    <w:rsid w:val="00AE3A87"/>
    <w:rsid w:val="00AF0D8D"/>
    <w:rsid w:val="00B0187B"/>
    <w:rsid w:val="00B11B9D"/>
    <w:rsid w:val="00B14A33"/>
    <w:rsid w:val="00B16285"/>
    <w:rsid w:val="00B17330"/>
    <w:rsid w:val="00B17B9A"/>
    <w:rsid w:val="00B229A8"/>
    <w:rsid w:val="00B22C54"/>
    <w:rsid w:val="00B245F7"/>
    <w:rsid w:val="00B26A5E"/>
    <w:rsid w:val="00B3138A"/>
    <w:rsid w:val="00B34D36"/>
    <w:rsid w:val="00B36A00"/>
    <w:rsid w:val="00B42795"/>
    <w:rsid w:val="00B43F10"/>
    <w:rsid w:val="00B443CF"/>
    <w:rsid w:val="00B4463F"/>
    <w:rsid w:val="00B515F8"/>
    <w:rsid w:val="00B53B9A"/>
    <w:rsid w:val="00B651EE"/>
    <w:rsid w:val="00B726F7"/>
    <w:rsid w:val="00B7311C"/>
    <w:rsid w:val="00B74AD1"/>
    <w:rsid w:val="00B83D65"/>
    <w:rsid w:val="00B85A88"/>
    <w:rsid w:val="00B94330"/>
    <w:rsid w:val="00B94688"/>
    <w:rsid w:val="00BA6FDD"/>
    <w:rsid w:val="00BB6E69"/>
    <w:rsid w:val="00BD2C1F"/>
    <w:rsid w:val="00BD4609"/>
    <w:rsid w:val="00BE2FCB"/>
    <w:rsid w:val="00BE31AC"/>
    <w:rsid w:val="00BF7145"/>
    <w:rsid w:val="00C01B6E"/>
    <w:rsid w:val="00C125D4"/>
    <w:rsid w:val="00C143A7"/>
    <w:rsid w:val="00C15A28"/>
    <w:rsid w:val="00C30FB9"/>
    <w:rsid w:val="00C31232"/>
    <w:rsid w:val="00C506EF"/>
    <w:rsid w:val="00C56791"/>
    <w:rsid w:val="00C63C4F"/>
    <w:rsid w:val="00C66CEF"/>
    <w:rsid w:val="00C66E3D"/>
    <w:rsid w:val="00C723C8"/>
    <w:rsid w:val="00C74495"/>
    <w:rsid w:val="00C7571B"/>
    <w:rsid w:val="00C86629"/>
    <w:rsid w:val="00C901A9"/>
    <w:rsid w:val="00C90D86"/>
    <w:rsid w:val="00C948D9"/>
    <w:rsid w:val="00CA15B0"/>
    <w:rsid w:val="00CD354D"/>
    <w:rsid w:val="00CD59A7"/>
    <w:rsid w:val="00CE2F32"/>
    <w:rsid w:val="00CE4A9A"/>
    <w:rsid w:val="00CF53EA"/>
    <w:rsid w:val="00CF67D8"/>
    <w:rsid w:val="00D00F31"/>
    <w:rsid w:val="00D01A10"/>
    <w:rsid w:val="00D105F1"/>
    <w:rsid w:val="00D11B82"/>
    <w:rsid w:val="00D12592"/>
    <w:rsid w:val="00D17F24"/>
    <w:rsid w:val="00D24F3C"/>
    <w:rsid w:val="00D4325C"/>
    <w:rsid w:val="00D70C81"/>
    <w:rsid w:val="00D72B44"/>
    <w:rsid w:val="00D81DF1"/>
    <w:rsid w:val="00D850BB"/>
    <w:rsid w:val="00D909B1"/>
    <w:rsid w:val="00D93560"/>
    <w:rsid w:val="00D97C5F"/>
    <w:rsid w:val="00DA120F"/>
    <w:rsid w:val="00DA2068"/>
    <w:rsid w:val="00DA79B9"/>
    <w:rsid w:val="00DB266D"/>
    <w:rsid w:val="00DC271F"/>
    <w:rsid w:val="00DD7D15"/>
    <w:rsid w:val="00DE393B"/>
    <w:rsid w:val="00DE6FD2"/>
    <w:rsid w:val="00E00AF1"/>
    <w:rsid w:val="00E01C34"/>
    <w:rsid w:val="00E033AB"/>
    <w:rsid w:val="00E148E1"/>
    <w:rsid w:val="00E25B3A"/>
    <w:rsid w:val="00E3622E"/>
    <w:rsid w:val="00E410C7"/>
    <w:rsid w:val="00E4158D"/>
    <w:rsid w:val="00E4663D"/>
    <w:rsid w:val="00E5331C"/>
    <w:rsid w:val="00E608A2"/>
    <w:rsid w:val="00E657BE"/>
    <w:rsid w:val="00E66816"/>
    <w:rsid w:val="00E746DC"/>
    <w:rsid w:val="00E74E5A"/>
    <w:rsid w:val="00E756A2"/>
    <w:rsid w:val="00E80016"/>
    <w:rsid w:val="00E84A95"/>
    <w:rsid w:val="00E85C2C"/>
    <w:rsid w:val="00E913D4"/>
    <w:rsid w:val="00EA377F"/>
    <w:rsid w:val="00EA3CB8"/>
    <w:rsid w:val="00EA4EFE"/>
    <w:rsid w:val="00EB1855"/>
    <w:rsid w:val="00EB2C7A"/>
    <w:rsid w:val="00EC01CF"/>
    <w:rsid w:val="00EC0631"/>
    <w:rsid w:val="00EC1DC4"/>
    <w:rsid w:val="00ED0DD8"/>
    <w:rsid w:val="00ED3754"/>
    <w:rsid w:val="00ED5542"/>
    <w:rsid w:val="00ED78BE"/>
    <w:rsid w:val="00ED7A08"/>
    <w:rsid w:val="00ED7AB5"/>
    <w:rsid w:val="00EE2D65"/>
    <w:rsid w:val="00EE6EFE"/>
    <w:rsid w:val="00EF45BD"/>
    <w:rsid w:val="00EF6128"/>
    <w:rsid w:val="00F02E4A"/>
    <w:rsid w:val="00F10670"/>
    <w:rsid w:val="00F10C8D"/>
    <w:rsid w:val="00F2396E"/>
    <w:rsid w:val="00F242B7"/>
    <w:rsid w:val="00F246B2"/>
    <w:rsid w:val="00F315A6"/>
    <w:rsid w:val="00F44901"/>
    <w:rsid w:val="00F476AF"/>
    <w:rsid w:val="00F50126"/>
    <w:rsid w:val="00F56304"/>
    <w:rsid w:val="00F57A76"/>
    <w:rsid w:val="00F6629D"/>
    <w:rsid w:val="00F6786F"/>
    <w:rsid w:val="00F70B8D"/>
    <w:rsid w:val="00F75235"/>
    <w:rsid w:val="00F76635"/>
    <w:rsid w:val="00F849E4"/>
    <w:rsid w:val="00F865E8"/>
    <w:rsid w:val="00F970EC"/>
    <w:rsid w:val="00FA2486"/>
    <w:rsid w:val="00FB3858"/>
    <w:rsid w:val="00FC2113"/>
    <w:rsid w:val="00FC4149"/>
    <w:rsid w:val="00FC4A30"/>
    <w:rsid w:val="00FD69F0"/>
    <w:rsid w:val="00FD6A98"/>
    <w:rsid w:val="00FF5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751C6"/>
  <w15:chartTrackingRefBased/>
  <w15:docId w15:val="{AB6B0E3D-F21F-4D0D-B1E1-8A2653CC3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4A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AD1"/>
    <w:rPr>
      <w:rFonts w:ascii="Segoe UI" w:hAnsi="Segoe UI" w:cs="Segoe UI"/>
      <w:sz w:val="18"/>
      <w:szCs w:val="18"/>
    </w:rPr>
  </w:style>
  <w:style w:type="paragraph" w:styleId="ListParagraph">
    <w:name w:val="List Paragraph"/>
    <w:basedOn w:val="Normal"/>
    <w:uiPriority w:val="34"/>
    <w:qFormat/>
    <w:rsid w:val="00A82522"/>
    <w:pPr>
      <w:ind w:left="720"/>
      <w:contextualSpacing/>
    </w:pPr>
  </w:style>
  <w:style w:type="character" w:styleId="CommentReference">
    <w:name w:val="annotation reference"/>
    <w:basedOn w:val="DefaultParagraphFont"/>
    <w:uiPriority w:val="99"/>
    <w:semiHidden/>
    <w:unhideWhenUsed/>
    <w:rsid w:val="00B34D36"/>
    <w:rPr>
      <w:sz w:val="16"/>
      <w:szCs w:val="16"/>
    </w:rPr>
  </w:style>
  <w:style w:type="paragraph" w:styleId="CommentText">
    <w:name w:val="annotation text"/>
    <w:basedOn w:val="Normal"/>
    <w:link w:val="CommentTextChar"/>
    <w:uiPriority w:val="99"/>
    <w:unhideWhenUsed/>
    <w:rsid w:val="00B34D36"/>
    <w:rPr>
      <w:sz w:val="20"/>
      <w:szCs w:val="20"/>
    </w:rPr>
  </w:style>
  <w:style w:type="character" w:customStyle="1" w:styleId="CommentTextChar">
    <w:name w:val="Comment Text Char"/>
    <w:basedOn w:val="DefaultParagraphFont"/>
    <w:link w:val="CommentText"/>
    <w:uiPriority w:val="99"/>
    <w:rsid w:val="00B34D36"/>
    <w:rPr>
      <w:sz w:val="20"/>
      <w:szCs w:val="20"/>
    </w:rPr>
  </w:style>
  <w:style w:type="paragraph" w:styleId="CommentSubject">
    <w:name w:val="annotation subject"/>
    <w:basedOn w:val="CommentText"/>
    <w:next w:val="CommentText"/>
    <w:link w:val="CommentSubjectChar"/>
    <w:uiPriority w:val="99"/>
    <w:semiHidden/>
    <w:unhideWhenUsed/>
    <w:rsid w:val="00B34D36"/>
    <w:rPr>
      <w:b/>
      <w:bCs/>
    </w:rPr>
  </w:style>
  <w:style w:type="character" w:customStyle="1" w:styleId="CommentSubjectChar">
    <w:name w:val="Comment Subject Char"/>
    <w:basedOn w:val="CommentTextChar"/>
    <w:link w:val="CommentSubject"/>
    <w:uiPriority w:val="99"/>
    <w:semiHidden/>
    <w:rsid w:val="00B34D36"/>
    <w:rPr>
      <w:b/>
      <w:bCs/>
      <w:sz w:val="20"/>
      <w:szCs w:val="20"/>
    </w:rPr>
  </w:style>
  <w:style w:type="paragraph" w:styleId="Header">
    <w:name w:val="header"/>
    <w:basedOn w:val="Normal"/>
    <w:link w:val="HeaderChar"/>
    <w:uiPriority w:val="99"/>
    <w:unhideWhenUsed/>
    <w:rsid w:val="00930253"/>
    <w:pPr>
      <w:tabs>
        <w:tab w:val="center" w:pos="4680"/>
        <w:tab w:val="right" w:pos="9360"/>
      </w:tabs>
    </w:pPr>
  </w:style>
  <w:style w:type="character" w:customStyle="1" w:styleId="HeaderChar">
    <w:name w:val="Header Char"/>
    <w:basedOn w:val="DefaultParagraphFont"/>
    <w:link w:val="Header"/>
    <w:uiPriority w:val="99"/>
    <w:rsid w:val="00930253"/>
  </w:style>
  <w:style w:type="paragraph" w:styleId="Footer">
    <w:name w:val="footer"/>
    <w:basedOn w:val="Normal"/>
    <w:link w:val="FooterChar"/>
    <w:uiPriority w:val="99"/>
    <w:unhideWhenUsed/>
    <w:rsid w:val="00930253"/>
    <w:pPr>
      <w:tabs>
        <w:tab w:val="center" w:pos="4680"/>
        <w:tab w:val="right" w:pos="9360"/>
      </w:tabs>
    </w:pPr>
  </w:style>
  <w:style w:type="character" w:customStyle="1" w:styleId="FooterChar">
    <w:name w:val="Footer Char"/>
    <w:basedOn w:val="DefaultParagraphFont"/>
    <w:link w:val="Footer"/>
    <w:uiPriority w:val="99"/>
    <w:rsid w:val="00930253"/>
  </w:style>
  <w:style w:type="paragraph" w:styleId="Bibliography">
    <w:name w:val="Bibliography"/>
    <w:basedOn w:val="Normal"/>
    <w:next w:val="Normal"/>
    <w:uiPriority w:val="37"/>
    <w:unhideWhenUsed/>
    <w:rsid w:val="00BD2C1F"/>
    <w:pPr>
      <w:ind w:left="720" w:hanging="720"/>
    </w:pPr>
  </w:style>
  <w:style w:type="character" w:styleId="PlaceholderText">
    <w:name w:val="Placeholder Text"/>
    <w:basedOn w:val="DefaultParagraphFont"/>
    <w:uiPriority w:val="99"/>
    <w:semiHidden/>
    <w:rsid w:val="00123FC6"/>
    <w:rPr>
      <w:color w:val="808080"/>
    </w:rPr>
  </w:style>
  <w:style w:type="paragraph" w:styleId="Caption">
    <w:name w:val="caption"/>
    <w:basedOn w:val="Normal"/>
    <w:next w:val="Normal"/>
    <w:uiPriority w:val="35"/>
    <w:unhideWhenUsed/>
    <w:qFormat/>
    <w:rsid w:val="00AA4A3E"/>
    <w:pPr>
      <w:spacing w:after="200"/>
    </w:pPr>
    <w:rPr>
      <w:i/>
      <w:iCs/>
      <w:color w:val="44546A" w:themeColor="text2"/>
      <w:sz w:val="18"/>
      <w:szCs w:val="18"/>
    </w:rPr>
  </w:style>
  <w:style w:type="paragraph" w:styleId="Revision">
    <w:name w:val="Revision"/>
    <w:hidden/>
    <w:uiPriority w:val="99"/>
    <w:semiHidden/>
    <w:rsid w:val="00325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1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FD7B7-684F-4737-BCBD-71B5B52A8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12</Pages>
  <Words>10544</Words>
  <Characters>60101</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Wood</dc:creator>
  <cp:keywords/>
  <dc:description/>
  <cp:lastModifiedBy>Jonathan Wood</cp:lastModifiedBy>
  <cp:revision>24</cp:revision>
  <dcterms:created xsi:type="dcterms:W3CDTF">2020-05-18T20:20:00Z</dcterms:created>
  <dcterms:modified xsi:type="dcterms:W3CDTF">2020-05-19T20:40:00Z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id="whsx9vN0"/&gt;&lt;style id="http://www.zotero.org/styles/eneuro" hasBibliography="1" bibliographyStyleHasBeenSet="1"/&gt;&lt;prefs&gt;&lt;pref name="fieldType" value="Field"/&gt;&lt;/prefs&gt;&lt;/data&gt;</vt:lpwstr>
  </property>
</Properties>
</file>